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1B2A4A"/>
          <w:sz w:val="48"/>
          <w:szCs w:val="48"/>
        </w:rPr>
        <w:t xml:space="preserve">RegOS Security Research</w:t>
      </w:r>
    </w:p>
    <w:p>
      <w:pPr>
        <w:spacing w:after="60"/>
        <w:jc w:val="center"/>
      </w:pPr>
      <w:r>
        <w:rPr>
          <w:rFonts w:ascii="Arial" w:cs="Arial" w:eastAsia="Arial" w:hAnsi="Arial"/>
          <w:color w:val="0D7377"/>
          <w:sz w:val="32"/>
          <w:szCs w:val="32"/>
        </w:rPr>
        <w:t xml:space="preserve">Confidence Score: User Feedback Loop</w:t>
      </w:r>
    </w:p>
    <w:p>
      <w:pPr>
        <w:spacing w:after="40"/>
        <w:jc w:val="center"/>
      </w:pPr>
      <w:r>
        <w:rPr>
          <w:rFonts w:ascii="Arial" w:cs="Arial" w:eastAsia="Arial" w:hAnsi="Arial"/>
          <w:color w:val="4A5568"/>
          <w:sz w:val="22"/>
          <w:szCs w:val="22"/>
        </w:rPr>
        <w:t xml:space="preserve">P1/P2 Backlog Item #9 — Deep Research Report</w:t>
      </w:r>
    </w:p>
    <w:p>
      <w:pPr>
        <w:spacing w:after="200"/>
      </w:pPr>
    </w:p>
    <w:p>
      <w:pPr>
        <w:pBdr>
          <w:top w:val="single" w:color="0D7377" w:sz="2" w:space="8"/>
          <w:bottom w:val="single" w:color="0D7377" w:sz="2" w:space="8"/>
        </w:pBdr>
        <w:spacing w:after="80" w:before="80"/>
        <w:jc w:val="center"/>
      </w:pPr>
      <w:r>
        <w:rPr>
          <w:rFonts w:ascii="Arial" w:cs="Arial" w:eastAsia="Arial" w:hAnsi="Arial"/>
          <w:color w:val="4A5568"/>
          <w:sz w:val="20"/>
          <w:szCs w:val="20"/>
        </w:rPr>
        <w:t xml:space="preserve">Date: March 18, 2026  |  Prepared by: Anmol Pokhriyal  |  Team: RegOS / OneWater / APAS Group</w:t>
      </w:r>
    </w:p>
    <w:p>
      <w:r>
        <w:br w:type="page"/>
      </w:r>
    </w:p>
    <w:p>
      <w:pPr>
        <w:pStyle w:val="Heading1"/>
      </w:pPr>
      <w:r>
        <w:t xml:space="preserve">1. Executive Summary</w:t>
      </w:r>
    </w:p>
    <w:p>
      <w:pPr>
        <w:spacing w:after="120"/>
      </w:pPr>
      <w:r>
        <w:rPr>
          <w:rFonts w:ascii="Arial" w:cs="Arial" w:eastAsia="Arial" w:hAnsi="Arial"/>
          <w:color w:val="1A1A2E"/>
          <w:sz w:val="22"/>
          <w:szCs w:val="22"/>
        </w:rPr>
        <w:t xml:space="preserve">This report addresses RegOS P1/P2 Backlog Item #9: Confidence Score User Feedback Loop. The current RegOS confidence scoring system uses a 5-signal weighted composite (retrieval confidence 0.30, faithfulness 0.35, hallucination detection 0.20, token confidence 0.08, context relevance 0.07) that produces a score from 0–100%. The signal weights were set based on literature review and domain judgment, not empirical evidence from actual user interactions.</w:t>
      </w:r>
    </w:p>
    <w:p>
      <w:pPr>
        <w:spacing w:after="40"/>
      </w:pPr>
    </w:p>
    <w:p>
      <w:pPr>
        <w:spacing w:after="120"/>
      </w:pPr>
      <w:r>
        <w:rPr>
          <w:rFonts w:ascii="Arial" w:cs="Arial" w:eastAsia="Arial" w:hAnsi="Arial"/>
          <w:color w:val="1A1A2E"/>
          <w:sz w:val="22"/>
          <w:szCs w:val="22"/>
        </w:rPr>
        <w:t xml:space="preserve">The backlog item asks: when users rate responses as helpful or unhelpful (thumbs up/down), can those ratings feed back into the confidence scoring system to improve calibration over time?</w:t>
      </w:r>
    </w:p>
    <w:p>
      <w:pPr>
        <w:spacing w:after="40"/>
      </w:pPr>
    </w:p>
    <w:p>
      <w:pPr>
        <w:spacing w:after="120"/>
      </w:pPr>
      <w:r>
        <w:rPr>
          <w:rFonts w:ascii="Arial" w:cs="Arial" w:eastAsia="Arial" w:hAnsi="Arial"/>
          <w:color w:val="1A1A2E"/>
          <w:sz w:val="22"/>
          <w:szCs w:val="22"/>
        </w:rPr>
        <w:t xml:space="preserve">The answer is yes, and the research literature provides concrete methods for doing it. This report covers what the research says, what production systems actually do, what the risks are, and how to implement it for RegOS specifically.</w:t>
      </w:r>
    </w:p>
    <w:p>
      <w:pPr>
        <w:spacing w:after="40"/>
      </w:pPr>
    </w:p>
    <w:p>
      <w:pPr>
        <w:pStyle w:val="Heading2"/>
      </w:pPr>
      <w:r>
        <w:t xml:space="preserve">1.1 Key Findings</w:t>
      </w:r>
    </w:p>
    <w:p>
      <w:pPr>
        <w:pStyle w:val="ListParagraph"/>
        <w:numPr>
          <w:ilvl w:val="0"/>
          <w:numId w:val="2"/>
        </w:numPr>
        <w:spacing w:after="60"/>
      </w:pPr>
      <w:r>
        <w:rPr>
          <w:rFonts w:ascii="Arial" w:cs="Arial" w:eastAsia="Arial" w:hAnsi="Arial"/>
          <w:sz w:val="21"/>
          <w:szCs w:val="21"/>
        </w:rPr>
        <w:t xml:space="preserve">Binary feedback (thumbs up/down) is useful but sparse. Expect 0.1–0.5% of users to rate responses. Supplement with implicit signals: citation clicks, query reformulations, answer copy/export events.</w:t>
      </w:r>
    </w:p>
    <w:p>
      <w:pPr>
        <w:pStyle w:val="ListParagraph"/>
        <w:numPr>
          <w:ilvl w:val="0"/>
          <w:numId w:val="2"/>
        </w:numPr>
        <w:spacing w:after="60"/>
      </w:pPr>
      <w:r>
        <w:rPr>
          <w:rFonts w:ascii="Arial" w:cs="Arial" w:eastAsia="Arial" w:hAnsi="Arial"/>
          <w:sz w:val="21"/>
          <w:szCs w:val="21"/>
        </w:rPr>
        <w:t xml:space="preserve">Expected Calibration Error (ECE) is the standard metric for measuring whether confidence scores match reality. Compute it weekly: bin responses by confidence level, compare against actual user agreement rate in each bin.</w:t>
      </w:r>
    </w:p>
    <w:p>
      <w:pPr>
        <w:pStyle w:val="ListParagraph"/>
        <w:numPr>
          <w:ilvl w:val="0"/>
          <w:numId w:val="2"/>
        </w:numPr>
        <w:spacing w:after="60"/>
      </w:pPr>
      <w:r>
        <w:rPr>
          <w:rFonts w:ascii="Arial" w:cs="Arial" w:eastAsia="Arial" w:hAnsi="Arial"/>
          <w:sz w:val="21"/>
          <w:szCs w:val="21"/>
        </w:rPr>
        <w:t xml:space="preserve">Thompson Sampling (a multi-armed bandit algorithm) is a proven framework for learning optimal signal weights from sparse binary feedback without requiring full RLHF retraining.</w:t>
      </w:r>
    </w:p>
    <w:p>
      <w:pPr>
        <w:pStyle w:val="ListParagraph"/>
        <w:numPr>
          <w:ilvl w:val="0"/>
          <w:numId w:val="2"/>
        </w:numPr>
        <w:spacing w:after="60"/>
      </w:pPr>
      <w:r>
        <w:rPr>
          <w:rFonts w:ascii="Arial" w:cs="Arial" w:eastAsia="Arial" w:hAnsi="Arial"/>
          <w:sz w:val="21"/>
          <w:szCs w:val="21"/>
        </w:rPr>
        <w:t xml:space="preserve">Cold start is a 4–8 week problem. Bootstrap with domain expert ratings, then transition to user feedback as volume grows.</w:t>
      </w:r>
    </w:p>
    <w:p>
      <w:pPr>
        <w:pStyle w:val="ListParagraph"/>
        <w:numPr>
          <w:ilvl w:val="0"/>
          <w:numId w:val="2"/>
        </w:numPr>
        <w:spacing w:after="60"/>
      </w:pPr>
      <w:r>
        <w:rPr>
          <w:rFonts w:ascii="Arial" w:cs="Arial" w:eastAsia="Arial" w:hAnsi="Arial"/>
          <w:sz w:val="21"/>
          <w:szCs w:val="21"/>
        </w:rPr>
        <w:t xml:space="preserve">Feedback poisoning is a real risk in regulated AI. Adversarial users can manipulate the system by giving dishonest ratings. Mitigate with user trust scoring, robust aggregation, and per-user weight caps.</w:t>
      </w:r>
    </w:p>
    <w:p>
      <w:pPr>
        <w:pStyle w:val="ListParagraph"/>
        <w:numPr>
          <w:ilvl w:val="0"/>
          <w:numId w:val="2"/>
        </w:numPr>
        <w:spacing w:after="60"/>
      </w:pPr>
      <w:r>
        <w:rPr>
          <w:rFonts w:ascii="Arial" w:cs="Arial" w:eastAsia="Arial" w:hAnsi="Arial"/>
          <w:sz w:val="21"/>
          <w:szCs w:val="21"/>
        </w:rPr>
        <w:t xml:space="preserve">The regulatory domain specifically benefits from categorised feedback (“Was this accurate?”, “Did it cite the right regulations?”, “Is this current?”) over generic thumbs up/down.</w:t>
      </w:r>
    </w:p>
    <w:p>
      <w:r>
        <w:br w:type="page"/>
      </w:r>
    </w:p>
    <w:p>
      <w:pPr>
        <w:pStyle w:val="Heading1"/>
      </w:pPr>
      <w:r>
        <w:t xml:space="preserve">2. Current State</w:t>
      </w:r>
    </w:p>
    <w:p>
      <w:pPr>
        <w:spacing w:after="120"/>
      </w:pPr>
      <w:r>
        <w:rPr>
          <w:rFonts w:ascii="Arial" w:cs="Arial" w:eastAsia="Arial" w:hAnsi="Arial"/>
          <w:color w:val="1A1A2E"/>
          <w:sz w:val="22"/>
          <w:szCs w:val="22"/>
        </w:rPr>
        <w:t xml:space="preserve">The GraphRAG filter (v0.19.0) computes confidence as a weighted sum of 5 signals: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00"/>
        <w:gridCol w:w="3200"/>
        <w:gridCol w:w="3860"/>
      </w:tblGrid>
      <w:tr>
        <w:trPr>
          <w:tblHeader/>
        </w:trPr>
        <w:tc>
          <w:tcPr>
            <w:tcW w:type="dxa" w:w="16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Signal</w:t>
            </w:r>
          </w:p>
        </w:tc>
        <w:tc>
          <w:tcPr>
            <w:tcW w:type="dxa" w:w="7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Weight</w:t>
            </w:r>
          </w:p>
        </w:tc>
        <w:tc>
          <w:tcPr>
            <w:tcW w:type="dxa" w:w="32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What It Measures</w:t>
            </w:r>
          </w:p>
        </w:tc>
        <w:tc>
          <w:tcPr>
            <w:tcW w:type="dxa" w:w="38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Current Source</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Retrieval Confidence</w:t>
            </w:r>
          </w:p>
        </w:tc>
        <w:tc>
          <w:tcPr>
            <w:tcW w:type="dxa" w:w="7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0.30</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How well retrieved sections match the query. Neo4j vector similarity + graph traversal.</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Computed from fulltext search scores and entity match counts.</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Faithfulness</w:t>
            </w:r>
          </w:p>
        </w:tc>
        <w:tc>
          <w:tcPr>
            <w:tcW w:type="dxa" w:w="7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0.35</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Can every claim in the response be traced to retrieved context? Groundedness check.</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Heuristic proxy: retrieval confidence * 1.3 blended with entity overlap. No real faithfulness evaluator.</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Hallucination-Free</w:t>
            </w:r>
          </w:p>
        </w:tc>
        <w:tc>
          <w:tcPr>
            <w:tcW w:type="dxa" w:w="7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0.20</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Did the response introduce facts not in the retrieved context?</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Heuristic proxy: retrieval confidence * 0.6 + normalized section count. No real hallucination detector.</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Token Confidence</w:t>
            </w:r>
          </w:p>
        </w:tc>
        <w:tc>
          <w:tcPr>
            <w:tcW w:type="dxa" w:w="7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0.08</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LLM token-level log probabilities. How certain the model was about its word choices.</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Hardcoded to 0.5 (placeholder). LLM log-probs not currently extracted.</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Context Relevance</w:t>
            </w:r>
          </w:p>
        </w:tc>
        <w:tc>
          <w:tcPr>
            <w:tcW w:type="dxa" w:w="7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0.07</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Are the retrieved docs on-topic? Do they cover the necessary information?</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Heuristic proxy: retrieval confidence * 0.8 + concept match fraction.</w:t>
            </w:r>
          </w:p>
        </w:tc>
      </w:tr>
    </w:tbl>
    <w:p>
      <w:pPr>
        <w:spacing w:after="40"/>
      </w:pPr>
    </w:p>
    <w:p>
      <w:pPr>
        <w:spacing w:after="120"/>
      </w:pPr>
      <w:r>
        <w:rPr>
          <w:rFonts w:ascii="Arial" w:cs="Arial" w:eastAsia="Arial" w:hAnsi="Arial"/>
          <w:color w:val="1A1A2E"/>
          <w:sz w:val="22"/>
          <w:szCs w:val="22"/>
        </w:rPr>
        <w:t xml:space="preserve">The weights (0.30, 0.35, 0.20, 0.08, 0.07) were set based on literature review during initial development. Three of the five signals are heuristic proxies, not real evaluators. Token confidence is hardcoded to 0.5. The system has never been calibrated against actual user agreement.</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53030" w:sz="12"/>
              <w:bottom w:val="none" w:color="FFFFFF" w:sz="0"/>
              <w:right w:val="none" w:color="FFFFFF" w:sz="0"/>
            </w:tcBorders>
            <w:shd w:fill="FFF5F5" w:val="clear"/>
            <w:tcMar>
              <w:top w:type="dxa" w:w="60"/>
              <w:left w:type="dxa" w:w="140"/>
              <w:bottom w:type="dxa" w:w="60"/>
              <w:right w:type="dxa" w:w="100"/>
            </w:tcMar>
          </w:tcPr>
          <w:p>
            <w:pPr>
              <w:spacing w:after="30"/>
            </w:pPr>
            <w:r>
              <w:rPr>
                <w:rFonts w:ascii="Arial" w:cs="Arial" w:eastAsia="Arial" w:hAnsi="Arial"/>
                <w:b/>
                <w:bCs/>
                <w:color w:val="C53030"/>
                <w:sz w:val="20"/>
                <w:szCs w:val="20"/>
              </w:rPr>
              <w:t xml:space="preserve">The Core Problem</w:t>
            </w:r>
          </w:p>
          <w:p>
            <w:pPr>
              <w:spacing w:after="30"/>
            </w:pPr>
            <w:r>
              <w:rPr>
                <w:rFonts w:ascii="Arial" w:cs="Arial" w:eastAsia="Arial" w:hAnsi="Arial"/>
                <w:color w:val="1A1A2E"/>
                <w:sz w:val="20"/>
                <w:szCs w:val="20"/>
              </w:rPr>
              <w:t xml:space="preserve">The confidence score tells users how confident the system is. But the system has never checked whether its confidence actually matches user experience. A response scored at 85% confidence might be correct only 60% of the time, or vice versa. Without feedback, there is no way to know.</w:t>
            </w:r>
          </w:p>
        </w:tc>
      </w:tr>
    </w:tbl>
    <w:p>
      <w:r>
        <w:br w:type="page"/>
      </w:r>
    </w:p>
    <w:p>
      <w:pPr>
        <w:pStyle w:val="Heading1"/>
      </w:pPr>
      <w:r>
        <w:t xml:space="preserve">3. What the Research Says</w:t>
      </w:r>
    </w:p>
    <w:p>
      <w:pPr>
        <w:spacing w:after="40"/>
      </w:pPr>
    </w:p>
    <w:p>
      <w:pPr>
        <w:pStyle w:val="Heading2"/>
      </w:pPr>
      <w:r>
        <w:t xml:space="preserve">3.1 Confidence Calibration Is a Solved Problem (Statistically)</w:t>
      </w:r>
    </w:p>
    <w:p>
      <w:pPr>
        <w:spacing w:after="120"/>
      </w:pPr>
      <w:r>
        <w:rPr>
          <w:rFonts w:ascii="Arial" w:cs="Arial" w:eastAsia="Arial" w:hAnsi="Arial"/>
          <w:color w:val="1A1A2E"/>
          <w:sz w:val="22"/>
          <w:szCs w:val="22"/>
        </w:rPr>
        <w:t xml:space="preserve">The concept of calibration has a precise definition: a system is well-calibrated if, among all responses where it reports 80% confidence, exactly 80% of them are rated as correct by users. The gap between reported confidence and actual accuracy is measured by Expected Calibration Error (ECE).</w:t>
      </w:r>
    </w:p>
    <w:p>
      <w:pPr>
        <w:spacing w:after="20"/>
      </w:pPr>
    </w:p>
    <w:p>
      <w:pPr>
        <w:spacing w:after="120"/>
      </w:pPr>
      <w:r>
        <w:rPr>
          <w:rFonts w:ascii="Arial" w:cs="Arial" w:eastAsia="Arial" w:hAnsi="Arial"/>
          <w:color w:val="1A1A2E"/>
          <w:sz w:val="22"/>
          <w:szCs w:val="22"/>
        </w:rPr>
        <w:t xml:space="preserve">ECE works like this: divide all responses into bins by confidence level (e.g., 0–20%, 20–40%, ..., 80–100%). For each bin, compute the fraction of responses users rated positively. The difference between the bin’s average confidence and its actual positive rate is the calibration error for that bin. ECE is the weighted average across all bins.</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60"/>
              <w:left w:type="dxa" w:w="140"/>
              <w:bottom w:type="dxa" w:w="60"/>
              <w:right w:type="dxa" w:w="100"/>
            </w:tcMar>
          </w:tcPr>
          <w:p>
            <w:pPr>
              <w:spacing w:after="10"/>
            </w:pPr>
            <w:r>
              <w:rPr>
                <w:rFonts w:ascii="Consolas" w:cs="Consolas" w:eastAsia="Consolas" w:hAnsi="Consolas"/>
                <w:color w:val="1A1A2E"/>
                <w:sz w:val="17"/>
                <w:szCs w:val="17"/>
              </w:rPr>
              <w:t xml:space="preserve">ECE = Σ (|bin_i| / total) * |avg_confidence_i - positive_rate_i|</w:t>
            </w:r>
          </w:p>
          <w:p>
            <w:pPr>
              <w:spacing w:after="10"/>
            </w:pPr>
            <w:r>
              <w:rPr>
                <w:rFonts w:ascii="Consolas" w:cs="Consolas" w:eastAsia="Consolas" w:hAnsi="Consolas"/>
                <w:color w:val="1A1A2E"/>
                <w:sz w:val="17"/>
                <w:szCs w:val="17"/>
              </w:rPr>
              <w:t xml:space="preserve"/>
            </w:r>
          </w:p>
          <w:p>
            <w:pPr>
              <w:spacing w:after="10"/>
            </w:pPr>
            <w:r>
              <w:rPr>
                <w:rFonts w:ascii="Consolas" w:cs="Consolas" w:eastAsia="Consolas" w:hAnsi="Consolas"/>
                <w:color w:val="1A1A2E"/>
                <w:sz w:val="17"/>
                <w:szCs w:val="17"/>
              </w:rPr>
              <w:t xml:space="preserve">Example:</w:t>
            </w:r>
          </w:p>
          <w:p>
            <w:pPr>
              <w:spacing w:after="10"/>
            </w:pPr>
            <w:r>
              <w:rPr>
                <w:rFonts w:ascii="Consolas" w:cs="Consolas" w:eastAsia="Consolas" w:hAnsi="Consolas"/>
                <w:color w:val="1A1A2E"/>
                <w:sz w:val="17"/>
                <w:szCs w:val="17"/>
              </w:rPr>
              <w:t xml:space="preserve">  Bin 80-100%: 50 responses, avg confidence 87%, user upvote rate 72%</w:t>
            </w:r>
          </w:p>
          <w:p>
            <w:pPr>
              <w:spacing w:after="10"/>
            </w:pPr>
            <w:r>
              <w:rPr>
                <w:rFonts w:ascii="Consolas" w:cs="Consolas" w:eastAsia="Consolas" w:hAnsi="Consolas"/>
                <w:color w:val="1A1A2E"/>
                <w:sz w:val="17"/>
                <w:szCs w:val="17"/>
              </w:rPr>
              <w:t xml:space="preserve">  Calibration error for this bin: |87% - 72%| = 15% (overconfident)</w:t>
            </w:r>
          </w:p>
          <w:p>
            <w:pPr>
              <w:spacing w:after="10"/>
            </w:pPr>
            <w:r>
              <w:rPr>
                <w:rFonts w:ascii="Consolas" w:cs="Consolas" w:eastAsia="Consolas" w:hAnsi="Consolas"/>
                <w:color w:val="1A1A2E"/>
                <w:sz w:val="17"/>
                <w:szCs w:val="17"/>
              </w:rPr>
              <w:t xml:space="preserve"/>
            </w:r>
          </w:p>
          <w:p>
            <w:pPr>
              <w:spacing w:after="10"/>
            </w:pPr>
            <w:r>
              <w:rPr>
                <w:rFonts w:ascii="Consolas" w:cs="Consolas" w:eastAsia="Consolas" w:hAnsi="Consolas"/>
                <w:color w:val="1A1A2E"/>
                <w:sz w:val="17"/>
                <w:szCs w:val="17"/>
              </w:rPr>
              <w:t xml:space="preserve">  Bin 40-60%: 30 responses, avg confidence 51%, user upvote rate 48%</w:t>
            </w:r>
          </w:p>
          <w:p>
            <w:pPr>
              <w:spacing w:after="10"/>
            </w:pPr>
            <w:r>
              <w:rPr>
                <w:rFonts w:ascii="Consolas" w:cs="Consolas" w:eastAsia="Consolas" w:hAnsi="Consolas"/>
                <w:color w:val="1A1A2E"/>
                <w:sz w:val="17"/>
                <w:szCs w:val="17"/>
              </w:rPr>
              <w:t xml:space="preserve">  Calibration error for this bin: |51% - 48%| = 3% (well calibrated)</w:t>
            </w:r>
          </w:p>
        </w:tc>
      </w:tr>
    </w:tbl>
    <w:p>
      <w:pPr>
        <w:spacing w:after="20"/>
      </w:pPr>
    </w:p>
    <w:p>
      <w:pPr>
        <w:spacing w:after="120"/>
      </w:pPr>
      <w:r>
        <w:rPr>
          <w:rFonts w:ascii="Arial" w:cs="Arial" w:eastAsia="Arial" w:hAnsi="Arial"/>
          <w:color w:val="1A1A2E"/>
          <w:sz w:val="22"/>
          <w:szCs w:val="22"/>
        </w:rPr>
        <w:t xml:space="preserve">A survey of confidence calibration methods (NAACL 2024) catalogues 20+ approaches, from simple temperature scaling to Bayesian binning. For our use case, the simplest effective method is temperature scaling: multiply the raw confidence by a single learned parameter that stretches or compresses the distribution. Adjust the parameter weekly to minimize ECE.</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"A Survey of Confidence Estimation and Calibration in Large Language Models" (NAACL 2024); "Rewarding Doubt: A Reinforcement Learning Approach to Calibrated Confidence" (arXiv 2503.02623, March 2025); "Just Ask for Calibration" (EMNLP 2023, arXiv 2305.14975).</w:t>
      </w:r>
    </w:p>
    <w:p>
      <w:r>
        <w:br w:type="page"/>
      </w:r>
    </w:p>
    <w:p>
      <w:pPr>
        <w:pStyle w:val="Heading2"/>
      </w:pPr>
      <w:r>
        <w:t xml:space="preserve">3.2 Feedback Is Sparse — But That Is Normal</w:t>
      </w:r>
    </w:p>
    <w:p>
      <w:pPr>
        <w:spacing w:after="120"/>
      </w:pPr>
      <w:r>
        <w:rPr>
          <w:rFonts w:ascii="Arial" w:cs="Arial" w:eastAsia="Arial" w:hAnsi="Arial"/>
          <w:color w:val="1A1A2E"/>
          <w:sz w:val="22"/>
          <w:szCs w:val="22"/>
        </w:rPr>
        <w:t xml:space="preserve">Less than 1% of users voluntarily rate AI responses. This is consistent across every production system studied. Perplexity, which processes millions of daily queries, relies on a combination of explicit ratings and rich implicit signals to achieve sufficient feedback volume.</w:t>
      </w:r>
    </w:p>
    <w:p>
      <w:pPr>
        <w:spacing w:after="20"/>
      </w:pPr>
    </w:p>
    <w:p>
      <w:pPr>
        <w:spacing w:after="120"/>
      </w:pPr>
      <w:r>
        <w:rPr>
          <w:rFonts w:ascii="Arial" w:cs="Arial" w:eastAsia="Arial" w:hAnsi="Arial"/>
          <w:color w:val="1A1A2E"/>
          <w:sz w:val="22"/>
          <w:szCs w:val="22"/>
        </w:rPr>
        <w:t xml:space="preserve">The research offers three solutions for sparse feedback:</w:t>
      </w:r>
    </w:p>
    <w:p>
      <w:pPr>
        <w:spacing w:after="10"/>
      </w:pPr>
    </w:p>
    <w:p>
      <w:pPr>
        <w:spacing w:after="100"/>
      </w:pPr>
      <w:r>
        <w:rPr>
          <w:rFonts w:ascii="Arial" w:cs="Arial" w:eastAsia="Arial" w:hAnsi="Arial"/>
          <w:b/>
          <w:bCs/>
          <w:color w:val="1B2A4A"/>
          <w:sz w:val="22"/>
          <w:szCs w:val="22"/>
        </w:rPr>
        <w:t xml:space="preserve">1. Implicit signals: </w:t>
      </w:r>
      <w:r>
        <w:rPr>
          <w:rFonts w:ascii="Arial" w:cs="Arial" w:eastAsia="Arial" w:hAnsi="Arial"/>
          <w:color w:val="1A1A2E"/>
          <w:sz w:val="22"/>
          <w:szCs w:val="22"/>
        </w:rPr>
        <w:t xml:space="preserve">Track user behavior that indicates trust or distrust without requiring a click. Citation source clicks (user verified the source), answer copy/export (user trusts it enough to use it), query reformulation within 2 minutes (user was not satisfied), and session abandonment (user gave up). These are continuous signals that require no user effort.</w:t>
      </w:r>
    </w:p>
    <w:p>
      <w:pPr>
        <w:spacing w:after="10"/>
      </w:pPr>
    </w:p>
    <w:p>
      <w:pPr>
        <w:spacing w:after="100"/>
      </w:pPr>
      <w:r>
        <w:rPr>
          <w:rFonts w:ascii="Arial" w:cs="Arial" w:eastAsia="Arial" w:hAnsi="Arial"/>
          <w:b/>
          <w:bCs/>
          <w:color w:val="1B2A4A"/>
          <w:sz w:val="22"/>
          <w:szCs w:val="22"/>
        </w:rPr>
        <w:t xml:space="preserve">2. Better UX framing: </w:t>
      </w:r>
      <w:r>
        <w:rPr>
          <w:rFonts w:ascii="Arial" w:cs="Arial" w:eastAsia="Arial" w:hAnsi="Arial"/>
          <w:color w:val="1A1A2E"/>
          <w:sz w:val="22"/>
          <w:szCs w:val="22"/>
        </w:rPr>
        <w:t xml:space="preserve">Changing the feedback prompt from generic “Was this helpful?” to specific “Did we answer your question?” increased response rates 5x in production (from 0.1% to 0.5%). Enterprise teams that ask component-specific questions (“Was the retrieval relevant?” vs “Was the answer well-written?”) achieve 30–40% feedback rates.</w:t>
      </w:r>
    </w:p>
    <w:p>
      <w:pPr>
        <w:spacing w:after="10"/>
      </w:pPr>
    </w:p>
    <w:p>
      <w:pPr>
        <w:spacing w:after="100"/>
      </w:pPr>
      <w:r>
        <w:rPr>
          <w:rFonts w:ascii="Arial" w:cs="Arial" w:eastAsia="Arial" w:hAnsi="Arial"/>
          <w:b/>
          <w:bCs/>
          <w:color w:val="1B2A4A"/>
          <w:sz w:val="22"/>
          <w:szCs w:val="22"/>
        </w:rPr>
        <w:t xml:space="preserve">3. Thompson Sampling: </w:t>
      </w:r>
      <w:r>
        <w:rPr>
          <w:rFonts w:ascii="Arial" w:cs="Arial" w:eastAsia="Arial" w:hAnsi="Arial"/>
          <w:color w:val="1A1A2E"/>
          <w:sz w:val="22"/>
          <w:szCs w:val="22"/>
        </w:rPr>
        <w:t xml:space="preserve">A multi-armed bandit algorithm designed for learning from sparse binary signals. Instead of requiring thousands of ratings to retrain a model, Thompson Sampling updates a probability distribution after each single rating. It naturally balances exploring new weight combinations with exploiting known good ones.</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"RLUF: Reinforcement Learning from User Feedback" (arXiv 2505.14946); Perplexity architecture (ByteByteGo); "Systematically Improving RAG" (GitHub 567-labs); Spotify confidence scoring (Spotify Engineering Blog, Dec 2024).</w:t>
      </w:r>
    </w:p>
    <w:p>
      <w:r>
        <w:br w:type="page"/>
      </w:r>
    </w:p>
    <w:p>
      <w:pPr>
        <w:pStyle w:val="Heading2"/>
      </w:pPr>
      <w:r>
        <w:t xml:space="preserve">3.3 Thompson Sampling for Signal Weight Optimisation</w:t>
      </w:r>
    </w:p>
    <w:p>
      <w:pPr>
        <w:spacing w:after="120"/>
      </w:pPr>
      <w:r>
        <w:rPr>
          <w:rFonts w:ascii="Arial" w:cs="Arial" w:eastAsia="Arial" w:hAnsi="Arial"/>
          <w:color w:val="1A1A2E"/>
          <w:sz w:val="22"/>
          <w:szCs w:val="22"/>
        </w:rPr>
        <w:t xml:space="preserve">Thompson Sampling is the recommended approach for RegOS because it is designed for exactly our situation: binary feedback (thumbs up/down), sparse data (few ratings), and a multi-dimensional parameter space (5 signal weights to optimise).</w:t>
      </w:r>
    </w:p>
    <w:p>
      <w:pPr>
        <w:spacing w:after="20"/>
      </w:pPr>
    </w:p>
    <w:p>
      <w:pPr>
        <w:spacing w:after="120"/>
      </w:pPr>
      <w:r>
        <w:rPr>
          <w:rFonts w:ascii="Arial" w:cs="Arial" w:eastAsia="Arial" w:hAnsi="Arial"/>
          <w:color w:val="1A1A2E"/>
          <w:sz w:val="22"/>
          <w:szCs w:val="22"/>
        </w:rPr>
        <w:t xml:space="preserve">Here is how it works in our context:</w:t>
      </w:r>
    </w:p>
    <w:p>
      <w:pPr>
        <w:spacing w:after="10"/>
      </w:pPr>
    </w:p>
    <w:p>
      <w:pPr>
        <w:pStyle w:val="ListParagraph"/>
        <w:numPr>
          <w:ilvl w:val="0"/>
          <w:numId w:val="2"/>
        </w:numPr>
        <w:spacing w:after="60"/>
      </w:pPr>
      <w:r>
        <w:rPr>
          <w:rFonts w:ascii="Arial" w:cs="Arial" w:eastAsia="Arial" w:hAnsi="Arial"/>
          <w:sz w:val="21"/>
          <w:szCs w:val="21"/>
        </w:rPr>
        <w:t xml:space="preserve">The system maintains a probability distribution (Beta distribution) over the “quality” of different signal weight configurations.</w:t>
      </w:r>
    </w:p>
    <w:p>
      <w:pPr>
        <w:pStyle w:val="ListParagraph"/>
        <w:numPr>
          <w:ilvl w:val="0"/>
          <w:numId w:val="2"/>
        </w:numPr>
        <w:spacing w:after="60"/>
      </w:pPr>
      <w:r>
        <w:rPr>
          <w:rFonts w:ascii="Arial" w:cs="Arial" w:eastAsia="Arial" w:hAnsi="Arial"/>
          <w:sz w:val="21"/>
          <w:szCs w:val="21"/>
        </w:rPr>
        <w:t xml:space="preserve">For each new response, the system samples a weight configuration from the current distribution and uses it to compute the confidence score.</w:t>
      </w:r>
    </w:p>
    <w:p>
      <w:pPr>
        <w:pStyle w:val="ListParagraph"/>
        <w:numPr>
          <w:ilvl w:val="0"/>
          <w:numId w:val="2"/>
        </w:numPr>
        <w:spacing w:after="60"/>
      </w:pPr>
      <w:r>
        <w:rPr>
          <w:rFonts w:ascii="Arial" w:cs="Arial" w:eastAsia="Arial" w:hAnsi="Arial"/>
          <w:sz w:val="21"/>
          <w:szCs w:val="21"/>
        </w:rPr>
        <w:t xml:space="preserve">When the user rates the response (thumbs up = success, thumbs down = failure), the distribution is updated: thumbs up shifts the distribution toward higher quality for that weight configuration, thumbs down shifts it lower.</w:t>
      </w:r>
    </w:p>
    <w:p>
      <w:pPr>
        <w:pStyle w:val="ListParagraph"/>
        <w:numPr>
          <w:ilvl w:val="0"/>
          <w:numId w:val="2"/>
        </w:numPr>
        <w:spacing w:after="60"/>
      </w:pPr>
      <w:r>
        <w:rPr>
          <w:rFonts w:ascii="Arial" w:cs="Arial" w:eastAsia="Arial" w:hAnsi="Arial"/>
          <w:sz w:val="21"/>
          <w:szCs w:val="21"/>
        </w:rPr>
        <w:t xml:space="preserve">Over time, the distribution concentrates around the weight configurations that best predict user agreement. Weights that lead to overconfident or underconfident scores are naturally down-weighted.</w:t>
      </w:r>
    </w:p>
    <w:p>
      <w:pPr>
        <w:spacing w:after="20"/>
      </w:pPr>
    </w:p>
    <w:p>
      <w:pPr>
        <w:spacing w:after="120"/>
      </w:pPr>
      <w:r>
        <w:rPr>
          <w:rFonts w:ascii="Arial" w:cs="Arial" w:eastAsia="Arial" w:hAnsi="Arial"/>
          <w:color w:val="1A1A2E"/>
          <w:sz w:val="22"/>
          <w:szCs w:val="22"/>
        </w:rPr>
        <w:t xml:space="preserve">The mathematics are simple. For each candidate weight vector w, maintain a Beta(α, β) distribution where α = thumbs_up_count + 1 and β = thumbs_down_count + 1. To select weights for a new response, sample from each candidate’s Beta distribution and pick the one with the highest sample. This is called Thompson Sampling and achieves O(log T) regret, meaning it converges to optimal weights quickly even with sparse feedback.</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"Analysis of Thompson Sampling for the Multi-Armed Bandit Problem" (Agrawal &amp; Goyal, COLT 2012); "A Tutorial on Thompson Sampling" (Stanford, Russo et al.); "Thompson Sampling for Dynamic Multi-Armed Bandits" (Kwon et al.).</w:t>
      </w:r>
    </w:p>
    <w:p>
      <w:r>
        <w:br w:type="page"/>
      </w:r>
    </w:p>
    <w:p>
      <w:pPr>
        <w:pStyle w:val="Heading2"/>
      </w:pPr>
      <w:r>
        <w:t xml:space="preserve">3.4 Feedback Poisoning Is a Real Risk</w:t>
      </w:r>
    </w:p>
    <w:p>
      <w:pPr>
        <w:spacing w:after="120"/>
      </w:pPr>
      <w:r>
        <w:rPr>
          <w:rFonts w:ascii="Arial" w:cs="Arial" w:eastAsia="Arial" w:hAnsi="Arial"/>
          <w:color w:val="1A1A2E"/>
          <w:sz w:val="22"/>
          <w:szCs w:val="22"/>
        </w:rPr>
        <w:t xml:space="preserve">In a regulated compliance tool, adversarial feedback is not hypothetical. A user who disagrees with a regulatory interpretation could systematically downvote correct responses to degrade the system’s confidence calibration. Research shows that corrupting as little as 0.5% of feedback annotations can embed backdoors in RLHF-trained models.</w:t>
      </w:r>
    </w:p>
    <w:p>
      <w:pPr>
        <w:spacing w:after="20"/>
      </w:pPr>
    </w:p>
    <w:p>
      <w:pPr>
        <w:spacing w:after="120"/>
      </w:pPr>
      <w:r>
        <w:rPr>
          <w:rFonts w:ascii="Arial" w:cs="Arial" w:eastAsia="Arial" w:hAnsi="Arial"/>
          <w:color w:val="1A1A2E"/>
          <w:sz w:val="22"/>
          <w:szCs w:val="22"/>
        </w:rPr>
        <w:t xml:space="preserve">The research recommends four defenses:</w:t>
      </w:r>
    </w:p>
    <w:p>
      <w:pPr>
        <w:spacing w:after="10"/>
      </w:pPr>
    </w:p>
    <w:p>
      <w:pPr>
        <w:pStyle w:val="ListParagraph"/>
        <w:numPr>
          <w:ilvl w:val="0"/>
          <w:numId w:val="2"/>
        </w:numPr>
        <w:spacing w:after="60"/>
      </w:pPr>
      <w:r>
        <w:rPr>
          <w:rFonts w:ascii="Arial" w:cs="Arial" w:eastAsia="Arial" w:hAnsi="Arial"/>
          <w:sz w:val="21"/>
          <w:szCs w:val="21"/>
        </w:rPr>
        <w:t xml:space="preserve">Per-user weight caps: No single user’s feedback should account for more than 1–2% of total training weight. This limits the impact of a single adversarial actor.</w:t>
      </w:r>
    </w:p>
    <w:p>
      <w:pPr>
        <w:pStyle w:val="ListParagraph"/>
        <w:numPr>
          <w:ilvl w:val="0"/>
          <w:numId w:val="2"/>
        </w:numPr>
        <w:spacing w:after="60"/>
      </w:pPr>
      <w:r>
        <w:rPr>
          <w:rFonts w:ascii="Arial" w:cs="Arial" w:eastAsia="Arial" w:hAnsi="Arial"/>
          <w:sz w:val="21"/>
          <w:szCs w:val="21"/>
        </w:rPr>
        <w:t xml:space="preserve">User trust scoring: Compute a trust score for each user based on the historical consistency of their feedback. Feedback from high-trust users (whose ratings align with expert assessments) is weighted more heavily.</w:t>
      </w:r>
    </w:p>
    <w:p>
      <w:pPr>
        <w:pStyle w:val="ListParagraph"/>
        <w:numPr>
          <w:ilvl w:val="0"/>
          <w:numId w:val="2"/>
        </w:numPr>
        <w:spacing w:after="60"/>
      </w:pPr>
      <w:r>
        <w:rPr>
          <w:rFonts w:ascii="Arial" w:cs="Arial" w:eastAsia="Arial" w:hAnsi="Arial"/>
          <w:sz w:val="21"/>
          <w:szCs w:val="21"/>
        </w:rPr>
        <w:t xml:space="preserve">Robust aggregation: Instead of simple averaging, use trimmed mean or median aggregation that discards outlier ratings. This makes the system resilient to coordinated downvoting.</w:t>
      </w:r>
    </w:p>
    <w:p>
      <w:pPr>
        <w:pStyle w:val="ListParagraph"/>
        <w:numPr>
          <w:ilvl w:val="0"/>
          <w:numId w:val="2"/>
        </w:numPr>
        <w:spacing w:after="60"/>
      </w:pPr>
      <w:r>
        <w:rPr>
          <w:rFonts w:ascii="Arial" w:cs="Arial" w:eastAsia="Arial" w:hAnsi="Arial"/>
          <w:sz w:val="21"/>
          <w:szCs w:val="21"/>
        </w:rPr>
        <w:t xml:space="preserve">Temporal decay: Weight recent feedback more heavily than old feedback (with a 90-day half-life). This limits the duration of a poisoning campaign’s impact and also helps the system adapt to genuine regulatory changes.</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"Towards Poisoning Robustness Certification for NLG" (arXiv 2602.09757); "Universal Jailbreak Backdoors from Poisoned Human Feedback" (arXiv 2311.14455); "Hybrid Reputation Aggregation" (arXiv 2509.18044); "Certified Robustness to Data Poisoning" (arXiv 2406.05670).</w:t>
      </w:r>
    </w:p>
    <w:p>
      <w:r>
        <w:br w:type="page"/>
      </w:r>
    </w:p>
    <w:p>
      <w:pPr>
        <w:pStyle w:val="Heading2"/>
      </w:pPr>
      <w:r>
        <w:t xml:space="preserve">3.5 The Cold Start Problem</w:t>
      </w:r>
    </w:p>
    <w:p>
      <w:pPr>
        <w:spacing w:after="120"/>
      </w:pPr>
      <w:r>
        <w:rPr>
          <w:rFonts w:ascii="Arial" w:cs="Arial" w:eastAsia="Arial" w:hAnsi="Arial"/>
          <w:color w:val="1A1A2E"/>
          <w:sz w:val="22"/>
          <w:szCs w:val="22"/>
        </w:rPr>
        <w:t xml:space="preserve">When the feedback system first launches, there is no feedback data. The system cannot calibrate because it has nothing to calibrate against. This is the cold start problem.</w:t>
      </w:r>
    </w:p>
    <w:p>
      <w:pPr>
        <w:spacing w:after="20"/>
      </w:pPr>
    </w:p>
    <w:p>
      <w:pPr>
        <w:spacing w:after="120"/>
      </w:pPr>
      <w:r>
        <w:rPr>
          <w:rFonts w:ascii="Arial" w:cs="Arial" w:eastAsia="Arial" w:hAnsi="Arial"/>
          <w:color w:val="1A1A2E"/>
          <w:sz w:val="22"/>
          <w:szCs w:val="22"/>
        </w:rPr>
        <w:t xml:space="preserve">The standard solution is phased bootstrapping:</w:t>
      </w:r>
    </w:p>
    <w:p>
      <w:pPr>
        <w:spacing w:after="10"/>
      </w:pPr>
    </w:p>
    <w:p>
      <w:pPr>
        <w:spacing w:after="100"/>
      </w:pPr>
      <w:r>
        <w:rPr>
          <w:rFonts w:ascii="Arial" w:cs="Arial" w:eastAsia="Arial" w:hAnsi="Arial"/>
          <w:b/>
          <w:bCs/>
          <w:color w:val="1B2A4A"/>
          <w:sz w:val="22"/>
          <w:szCs w:val="22"/>
        </w:rPr>
        <w:t xml:space="preserve">Weeks 1–4: </w:t>
      </w:r>
      <w:del w:id="100" w:author="Claude" w:date="2026-03-20T00:00:00Z">
        <w:r>
          <w:rPr>
            <w:rFonts w:ascii="Arial" w:cs="Arial" w:eastAsia="Arial" w:hAnsi="Arial"/>
            <w:color w:val="1A1A2E"/>
            <w:sz w:val="22"/>
            <w:szCs w:val="22"/>
          </w:rPr>
          <w:delText xml:space="preserve">Use expert-curated benchmarks. Have a domain expert (compliance officer or regulatory lawyer) rate 50–100 representative responses. Use these ratings to establish the initial calibration baseline and identify which signals are most predictive.</w:delText>
        </w:r>
      </w:del>
      <w:ins w:id="101" w:author="Claude" w:date="2026-03-20T00:00:00Z">
        <w:r>
          <w:rPr>
            <w:rFonts w:ascii="Arial" w:cs="Arial" w:eastAsia="Arial" w:hAnsi="Arial"/>
            <w:color w:val="1A1A2E"/>
            <w:sz w:val="22"/>
            <w:szCs w:val="22"/>
          </w:rPr>
          <w:t xml:space="preserve">Use expert-curated benchmarks. Have a domain expert (compliance officer or regulatory lawyer) rate 150–200 representative responses, stratified across confidence bins. Use these ratings to establish the initial calibration baseline and identify which signals are most predictive. Specifically target edge cases: deliberately include queries that produce very high and very low confidence scores to ensure all bins have coverage.</w:t>
        </w:r>
      </w:ins>
    </w:p>
    <w:p>
      <w:pPr>
        <w:spacing w:after="10"/>
      </w:pPr>
    </w:p>
    <w:p>
      <w:pPr>
        <w:spacing w:after="100"/>
      </w:pPr>
      <w:r>
        <w:rPr>
          <w:rFonts w:ascii="Arial" w:cs="Arial" w:eastAsia="Arial" w:hAnsi="Arial"/>
          <w:b/>
          <w:bCs/>
          <w:color w:val="1B2A4A"/>
          <w:sz w:val="22"/>
          <w:szCs w:val="22"/>
        </w:rPr>
        <w:t xml:space="preserve">Weeks 4–12: </w:t>
      </w:r>
      <w:r>
        <w:rPr>
          <w:rFonts w:ascii="Arial" w:cs="Arial" w:eastAsia="Arial" w:hAnsi="Arial"/>
          <w:color w:val="1A1A2E"/>
          <w:sz w:val="22"/>
          <w:szCs w:val="22"/>
        </w:rPr>
        <w:t xml:space="preserve">Blend expert and user feedback. Expert ratings are weighted 3x compared to general user ratings. As user feedback volume grows, gradually reduce the expert weight.</w:t>
      </w:r>
    </w:p>
    <w:p>
      <w:pPr>
        <w:spacing w:after="10"/>
      </w:pPr>
    </w:p>
    <w:p>
      <w:pPr>
        <w:spacing w:after="100"/>
      </w:pPr>
      <w:r>
        <w:rPr>
          <w:rFonts w:ascii="Arial" w:cs="Arial" w:eastAsia="Arial" w:hAnsi="Arial"/>
          <w:b/>
          <w:bCs/>
          <w:color w:val="1B2A4A"/>
          <w:sz w:val="22"/>
          <w:szCs w:val="22"/>
        </w:rPr>
        <w:t xml:space="preserve">Months 3+: </w:t>
      </w:r>
      <w:r>
        <w:rPr>
          <w:rFonts w:ascii="Arial" w:cs="Arial" w:eastAsia="Arial" w:hAnsi="Arial"/>
          <w:color w:val="1A1A2E"/>
          <w:sz w:val="22"/>
          <w:szCs w:val="22"/>
        </w:rPr>
        <w:t xml:space="preserve">User feedback becomes the primary calibration signal. Expert ratings are reserved for periodic audits (quarterly) to verify the system has not drifted.</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"Cold Start (Recommender Systems)" (Wikipedia); "Addressing Data Sparsity and Cold Start" (Taylor &amp; Francis, 2024); "The AI Learns to Lie to Please You" (MDPI, 2024).</w:t>
      </w:r>
    </w:p>
    <w:p>
      <w:r>
        <w:br w:type="page"/>
      </w:r>
    </w:p>
    <w:p>
      <w:pPr>
        <w:pStyle w:val="Heading2"/>
      </w:pPr>
      <w:r>
        <w:t xml:space="preserve">3.6 The Regulatory Domain Is Different</w:t>
      </w:r>
    </w:p>
    <w:p>
      <w:pPr>
        <w:spacing w:after="120"/>
      </w:pPr>
      <w:r>
        <w:rPr>
          <w:rFonts w:ascii="Arial" w:cs="Arial" w:eastAsia="Arial" w:hAnsi="Arial"/>
          <w:color w:val="1A1A2E"/>
          <w:sz w:val="22"/>
          <w:szCs w:val="22"/>
        </w:rPr>
        <w:t xml:space="preserve">Legal and regulatory AI has specific requirements that generic feedback systems do not address:</w:t>
      </w:r>
    </w:p>
    <w:p>
      <w:pPr>
        <w:spacing w:after="10"/>
      </w:pPr>
    </w:p>
    <w:p>
      <w:pPr>
        <w:pStyle w:val="ListParagraph"/>
        <w:numPr>
          <w:ilvl w:val="0"/>
          <w:numId w:val="2"/>
        </w:numPr>
        <w:spacing w:after="60"/>
      </w:pPr>
      <w:r>
        <w:rPr>
          <w:rFonts w:ascii="Arial" w:cs="Arial" w:eastAsia="Arial" w:hAnsi="Arial"/>
          <w:sz w:val="21"/>
          <w:szCs w:val="21"/>
        </w:rPr>
        <w:t xml:space="preserve">Ambiguity is genuine. Regulations often have multiple valid interpretations. A 60% confidence score is not a failure — it is accurate information that the regulation is genuinely ambiguous. Users need to be trained that moderate confidence is valuable, not broken.</w:t>
      </w:r>
    </w:p>
    <w:p>
      <w:pPr>
        <w:pStyle w:val="ListParagraph"/>
        <w:numPr>
          <w:ilvl w:val="0"/>
          <w:numId w:val="2"/>
        </w:numPr>
        <w:spacing w:after="60"/>
      </w:pPr>
      <w:r>
        <w:rPr>
          <w:rFonts w:ascii="Arial" w:cs="Arial" w:eastAsia="Arial" w:hAnsi="Arial"/>
          <w:sz w:val="21"/>
          <w:szCs w:val="21"/>
        </w:rPr>
        <w:t xml:space="preserve">Expert feedback is worth more than lay feedback. A compliance officer’s rating should carry more weight than a casual user’s. The feedback system should weight by user role (admin, compliance officer, general user).</w:t>
      </w:r>
    </w:p>
    <w:p>
      <w:pPr>
        <w:pStyle w:val="ListParagraph"/>
        <w:numPr>
          <w:ilvl w:val="0"/>
          <w:numId w:val="2"/>
        </w:numPr>
        <w:spacing w:after="60"/>
      </w:pPr>
      <w:r>
        <w:rPr>
          <w:rFonts w:ascii="Arial" w:cs="Arial" w:eastAsia="Arial" w:hAnsi="Arial"/>
          <w:sz w:val="21"/>
          <w:szCs w:val="21"/>
        </w:rPr>
        <w:t xml:space="preserve">Incorrect regulatory advice is a bigger reputational risk than overconfidence. The system should calibrate toward conservatism — it is better to report 60% confidence when the true accuracy is 70% than to report 90% when the true accuracy is 70%.</w:t>
      </w:r>
    </w:p>
    <w:p>
      <w:pPr>
        <w:pStyle w:val="ListParagraph"/>
        <w:numPr>
          <w:ilvl w:val="0"/>
          <w:numId w:val="2"/>
        </w:numPr>
        <w:spacing w:after="60"/>
      </w:pPr>
      <w:r>
        <w:rPr>
          <w:rFonts w:ascii="Arial" w:cs="Arial" w:eastAsia="Arial" w:hAnsi="Arial"/>
          <w:sz w:val="21"/>
          <w:szCs w:val="21"/>
        </w:rPr>
        <w:t xml:space="preserve">Regulatory context changes. New ordinances, court decisions, and amendments change what the correct answer is. The feedback system must use temporal weighting so old feedback does not anchor the system to outdated interpretations.</w:t>
      </w:r>
    </w:p>
    <w:p>
      <w:pPr>
        <w:spacing w:after="20"/>
      </w:pPr>
    </w:p>
    <w:p>
      <w:pPr>
        <w:spacing w:after="100"/>
      </w:pPr>
      <w:r>
        <w:rPr>
          <w:rFonts w:ascii="Arial" w:cs="Arial" w:eastAsia="Arial" w:hAnsi="Arial"/>
          <w:b/>
          <w:bCs/>
          <w:color w:val="1B2A4A"/>
          <w:sz w:val="22"/>
          <w:szCs w:val="22"/>
        </w:rPr>
        <w:t xml:space="preserve">Sources: </w:t>
      </w:r>
      <w:r>
        <w:rPr>
          <w:rFonts w:ascii="Arial" w:cs="Arial" w:eastAsia="Arial" w:hAnsi="Arial"/>
          <w:color w:val="1A1A2E"/>
          <w:sz w:val="22"/>
          <w:szCs w:val="22"/>
        </w:rPr>
        <w:t xml:space="preserve">"AI Legal Compliance in 2026" (Spellbook Legal); "Regulatory Compliance Review" (Spellbook Legal); "AI in the Compliance Function" (White &amp; Case, 2025 Survey); "Human-in-the-Loop for High-Stakes AI" (OneReach AI).</w:t>
      </w:r>
    </w:p>
    <w:p>
      <w:r>
        <w:br w:type="page"/>
      </w:r>
    </w:p>
    <w:p>
      <w:pPr>
        <w:pStyle w:val="Heading1"/>
      </w:pPr>
      <w:r>
        <w:t xml:space="preserve">4. Recommended Implementation for RegOS</w:t>
      </w:r>
    </w:p>
    <w:p>
      <w:pPr>
        <w:spacing w:after="40"/>
      </w:pPr>
    </w:p>
    <w:p>
      <w:pPr>
        <w:pStyle w:val="Heading2"/>
      </w:pPr>
      <w:r>
        <w:t xml:space="preserve">4.1 Architecture Overview</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60"/>
              <w:left w:type="dxa" w:w="140"/>
              <w:bottom w:type="dxa" w:w="60"/>
              <w:right w:type="dxa" w:w="100"/>
            </w:tcMar>
          </w:tcPr>
          <w:p>
            <w:pPr>
              <w:spacing w:after="10"/>
            </w:pPr>
            <w:r>
              <w:rPr>
                <w:rFonts w:ascii="Consolas" w:cs="Consolas" w:eastAsia="Consolas" w:hAnsi="Consolas"/>
                <w:color w:val="1A1A2E"/>
                <w:sz w:val="17"/>
                <w:szCs w:val="17"/>
              </w:rPr>
              <w:t xml:space="preserve">User Query → GraphRAG Pipeline → LLM Response + Confidence Score</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User sees response</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 Explicit │ Implicit   │</w:t>
            </w:r>
          </w:p>
          <w:p>
            <w:pPr>
              <w:spacing w:after="10"/>
            </w:pPr>
            <w:r>
              <w:rPr>
                <w:rFonts w:ascii="Consolas" w:cs="Consolas" w:eastAsia="Consolas" w:hAnsi="Consolas"/>
                <w:color w:val="1A1A2E"/>
                <w:sz w:val="17"/>
                <w:szCs w:val="17"/>
              </w:rPr>
              <w:t xml:space="preserve">                              │ Feedback │ Signals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 Thumbs  │ Source     │</w:t>
            </w:r>
          </w:p>
          <w:p>
            <w:pPr>
              <w:spacing w:after="10"/>
            </w:pPr>
            <w:r>
              <w:rPr>
                <w:rFonts w:ascii="Consolas" w:cs="Consolas" w:eastAsia="Consolas" w:hAnsi="Consolas"/>
                <w:color w:val="1A1A2E"/>
                <w:sz w:val="17"/>
                <w:szCs w:val="17"/>
              </w:rPr>
              <w:t xml:space="preserve">                              │ up/down │ clicks     │</w:t>
            </w:r>
          </w:p>
          <w:p>
            <w:pPr>
              <w:spacing w:after="10"/>
            </w:pPr>
            <w:r>
              <w:rPr>
                <w:rFonts w:ascii="Consolas" w:cs="Consolas" w:eastAsia="Consolas" w:hAnsi="Consolas"/>
                <w:color w:val="1A1A2E"/>
                <w:sz w:val="17"/>
                <w:szCs w:val="17"/>
              </w:rPr>
              <w:t xml:space="preserve">                              │         │ Copy/export│</w:t>
            </w:r>
          </w:p>
          <w:p>
            <w:pPr>
              <w:spacing w:after="10"/>
            </w:pPr>
            <w:r>
              <w:rPr>
                <w:rFonts w:ascii="Consolas" w:cs="Consolas" w:eastAsia="Consolas" w:hAnsi="Consolas"/>
                <w:color w:val="1A1A2E"/>
                <w:sz w:val="17"/>
                <w:szCs w:val="17"/>
              </w:rPr>
              <w:t xml:space="preserve">                              │ Category│ Reformulate│</w:t>
            </w:r>
          </w:p>
          <w:p>
            <w:pPr>
              <w:spacing w:after="10"/>
            </w:pPr>
            <w:r>
              <w:rPr>
                <w:rFonts w:ascii="Consolas" w:cs="Consolas" w:eastAsia="Consolas" w:hAnsi="Consolas"/>
                <w:color w:val="1A1A2E"/>
                <w:sz w:val="17"/>
                <w:szCs w:val="17"/>
              </w:rPr>
              <w:t xml:space="preserve">                              │ tags    │ Dwell time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           │</w:t>
            </w:r>
          </w:p>
          <w:p>
            <w:pPr>
              <w:spacing w:after="10"/>
            </w:pPr>
            <w:r>
              <w:rPr>
                <w:rFonts w:ascii="Consolas" w:cs="Consolas" w:eastAsia="Consolas" w:hAnsi="Consolas"/>
                <w:color w:val="1A1A2E"/>
                <w:sz w:val="17"/>
                <w:szCs w:val="17"/>
              </w:rPr>
              <w:t xml:space="preserve">                                   ▼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  Feedback Store (SQLite) │</w:t>
            </w:r>
          </w:p>
          <w:p>
            <w:pPr>
              <w:spacing w:after="10"/>
            </w:pPr>
            <w:r>
              <w:rPr>
                <w:rFonts w:ascii="Consolas" w:cs="Consolas" w:eastAsia="Consolas" w:hAnsi="Consolas"/>
                <w:color w:val="1A1A2E"/>
                <w:sz w:val="17"/>
                <w:szCs w:val="17"/>
              </w:rPr>
              <w:t xml:space="preserve">                         │  query, response, conf,  │</w:t>
            </w:r>
          </w:p>
          <w:p>
            <w:pPr>
              <w:spacing w:after="10"/>
            </w:pPr>
            <w:r>
              <w:rPr>
                <w:rFonts w:ascii="Consolas" w:cs="Consolas" w:eastAsia="Consolas" w:hAnsi="Consolas"/>
                <w:color w:val="1A1A2E"/>
                <w:sz w:val="17"/>
                <w:szCs w:val="17"/>
              </w:rPr>
              <w:t xml:space="preserve">                         │  signals, rating, user_id│</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Weekly batch job</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  Calibration Engine      │</w:t>
            </w:r>
          </w:p>
          <w:p>
            <w:pPr>
              <w:spacing w:after="10"/>
            </w:pPr>
            <w:r>
              <w:rPr>
                <w:rFonts w:ascii="Consolas" w:cs="Consolas" w:eastAsia="Consolas" w:hAnsi="Consolas"/>
                <w:color w:val="1A1A2E"/>
                <w:sz w:val="17"/>
                <w:szCs w:val="17"/>
              </w:rPr>
              <w:t xml:space="preserve">                         │  1. Compute ECE per bin   │</w:t>
            </w:r>
          </w:p>
          <w:p>
            <w:pPr>
              <w:spacing w:after="10"/>
            </w:pPr>
            <w:r>
              <w:rPr>
                <w:rFonts w:ascii="Consolas" w:cs="Consolas" w:eastAsia="Consolas" w:hAnsi="Consolas"/>
                <w:color w:val="1A1A2E"/>
                <w:sz w:val="17"/>
                <w:szCs w:val="17"/>
              </w:rPr>
              <w:t xml:space="preserve">                         │  2. Thompson Sampling     │</w:t>
            </w:r>
          </w:p>
          <w:p>
            <w:pPr>
              <w:spacing w:after="10"/>
            </w:pPr>
            <w:r>
              <w:rPr>
                <w:rFonts w:ascii="Consolas" w:cs="Consolas" w:eastAsia="Consolas" w:hAnsi="Consolas"/>
                <w:color w:val="1A1A2E"/>
                <w:sz w:val="17"/>
                <w:szCs w:val="17"/>
              </w:rPr>
              <w:t xml:space="preserve">                         │  3. Update signal weights │</w:t>
            </w:r>
          </w:p>
          <w:p>
            <w:pPr>
              <w:spacing w:after="10"/>
            </w:pPr>
            <w:r>
              <w:rPr>
                <w:rFonts w:ascii="Consolas" w:cs="Consolas" w:eastAsia="Consolas" w:hAnsi="Consolas"/>
                <w:color w:val="1A1A2E"/>
                <w:sz w:val="17"/>
                <w:szCs w:val="17"/>
              </w:rPr>
              <w:t xml:space="preserve">                         │  4. Adjust temperature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w:t>
            </w:r>
          </w:p>
          <w:p>
            <w:pPr>
              <w:spacing w:after="10"/>
            </w:pPr>
            <w:r>
              <w:rPr>
                <w:rFonts w:ascii="Consolas" w:cs="Consolas" w:eastAsia="Consolas" w:hAnsi="Consolas"/>
                <w:color w:val="1A1A2E"/>
                <w:sz w:val="17"/>
                <w:szCs w:val="17"/>
              </w:rPr>
              <w:t xml:space="preserve">                         Updated weights.json</w:t>
            </w:r>
          </w:p>
          <w:p>
            <w:pPr>
              <w:spacing w:after="10"/>
            </w:pPr>
            <w:r>
              <w:rPr>
                <w:rFonts w:ascii="Consolas" w:cs="Consolas" w:eastAsia="Consolas" w:hAnsi="Consolas"/>
                <w:color w:val="1A1A2E"/>
                <w:sz w:val="17"/>
                <w:szCs w:val="17"/>
              </w:rPr>
              <w:t xml:space="preserve">                         (loaded by filter on next request)</w:t>
            </w:r>
          </w:p>
        </w:tc>
      </w:tr>
    </w:tbl>
    <w:p>
      <w:r>
        <w:br w:type="page"/>
      </w:r>
    </w:p>
    <w:p>
      <w:pPr>
        <w:pStyle w:val="Heading2"/>
      </w:pPr>
      <w:r>
        <w:t xml:space="preserve">4.2 Implementation Phases</w:t>
      </w:r>
    </w:p>
    <w:p>
      <w:pPr>
        <w:spacing w:after="20"/>
      </w:pPr>
    </w:p>
    <w:p>
      <w:pPr>
        <w:pStyle w:val="Heading3"/>
      </w:pPr>
      <w:r>
        <w:t xml:space="preserve">Phase A: Feedback Collection (Week 1–2)</w:t>
      </w:r>
    </w:p>
    <w:p>
      <w:pPr>
        <w:spacing w:after="120"/>
      </w:pPr>
      <w:r>
        <w:rPr>
          <w:rFonts w:ascii="Arial" w:cs="Arial" w:eastAsia="Arial" w:hAnsi="Arial"/>
          <w:color w:val="1A1A2E"/>
          <w:sz w:val="22"/>
          <w:szCs w:val="22"/>
        </w:rPr>
        <w:t xml:space="preserve">Build the feedback storage layer and connect it to Open WebUI’s existing thumbs up/down buttons. This does not change the confidence scoring — it only collects data.</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rPr>
          <w:tblHeader/>
        </w:trPr>
        <w:tc>
          <w:tcPr>
            <w:tcW w:type="dxa" w:w="16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Component</w:t>
            </w:r>
          </w:p>
        </w:tc>
        <w:tc>
          <w:tcPr>
            <w:tcW w:type="dxa" w:w="46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What to Build</w:t>
            </w:r>
          </w:p>
        </w:tc>
        <w:tc>
          <w:tcPr>
            <w:tcW w:type="dxa" w:w="31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Where</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Feedback DB table</w:t>
            </w:r>
          </w:p>
        </w:tc>
        <w:tc>
          <w:tcPr>
            <w:tcW w:type="dxa" w:w="4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New table in audit.db: feedback_records (id, timestamp, user_id, user_role, chat_id, message_id, query_text, confidence_score, confidence_signals JSON, rating [1=up, -1=down, 0=none], category [accuracy, completeness, citations, currency], implicit_signals JSON)</w:t>
            </w:r>
          </w:p>
        </w:tc>
        <w:tc>
          <w:tcPr>
            <w:tcW w:type="dxa" w:w="3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audit_logger.py or new feedback_logger.py</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Open WebUI hook</w:t>
            </w:r>
          </w:p>
        </w:tc>
        <w:tc>
          <w:tcPr>
            <w:tcW w:type="dxa" w:w="4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Open WebUI fires events when users click thumbs up/down. Hook into this event to write to feedback_records. The event includes chat_id and message_id which link back to the audit record.</w:t>
            </w:r>
          </w:p>
        </w:tc>
        <w:tc>
          <w:tcPr>
            <w:tcW w:type="dxa" w:w="3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Open WebUI event system or custom action</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Implicit signal tracking</w:t>
            </w:r>
          </w:p>
        </w:tc>
        <w:tc>
          <w:tcPr>
            <w:tcW w:type="dxa" w:w="4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del w:id="102" w:author="Claude" w:date="2026-03-20T00:00:00Z">
              <w:r>
                <w:rPr>
                  <w:rFonts w:ascii="Arial" w:cs="Arial" w:eastAsia="Arial" w:hAnsi="Arial"/>
                  <w:sz w:val="18"/>
                  <w:szCs w:val="18"/>
                </w:rPr>
                <w:delText xml:space="preserve">Track: source citation clicks (user clicked [G1] link), answer copy events, query reformulation within 2 minutes of a response. Store as JSON in implicit_signals column.</w:delText>
              </w:r>
            </w:del>
            <w:ins w:id="103" w:author="Claude" w:date="2026-03-20T00:00:00Z">
              <w:r>
                <w:rPr>
                  <w:rFonts w:ascii="Arial" w:cs="Arial" w:eastAsia="Arial" w:hAnsi="Arial"/>
                  <w:sz w:val="18"/>
                  <w:szCs w:val="18"/>
                </w:rPr>
                <w:t xml:space="preserve">Track: source citation clicks (user clicked [G1] link), answer copy events, query reformulation within 2 minutes of a response. Store as JSON in implicit_signals column. Note: collect as observational data only in Phase A. Do not incorporate into calibration until Phase B validates correlation with explicit ratings.</w:t>
              </w:r>
            </w:ins>
          </w:p>
        </w:tc>
        <w:tc>
          <w:tcPr>
            <w:tcW w:type="dxa" w:w="3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graphrag_filter.py outlet + frontend JS</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Category feedback (optional)</w:t>
            </w:r>
          </w:p>
        </w:tc>
        <w:tc>
          <w:tcPr>
            <w:tcW w:type="dxa" w:w="4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Add a follow-up prompt after thumbs down: "What was wrong? (a) Inaccurate, (b) Incomplete, (c) Wrong regulations cited, (d) Outdated." This makes feedback 10x more actionable.</w:t>
            </w:r>
          </w:p>
        </w:tc>
        <w:tc>
          <w:tcPr>
            <w:tcW w:type="dxa" w:w="3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Frontend component or Open WebUI action</w:t>
            </w:r>
          </w:p>
        </w:tc>
      </w:tr>
    </w:tbl>
    <w:p>
      <w:pPr>
        <w:spacing w:after="40"/>
      </w:pPr>
    </w:p>
    <w:p>
      <w:pPr>
        <w:pStyle w:val="Heading3"/>
      </w:pPr>
      <w:r>
        <w:t xml:space="preserve">Phase B: Calibration Dashboard (Week 2–3)</w:t>
      </w:r>
    </w:p>
    <w:p>
      <w:pPr>
        <w:spacing w:after="120"/>
      </w:pPr>
      <w:r>
        <w:rPr>
          <w:rFonts w:ascii="Arial" w:cs="Arial" w:eastAsia="Arial" w:hAnsi="Arial"/>
          <w:color w:val="1A1A2E"/>
          <w:sz w:val="22"/>
          <w:szCs w:val="22"/>
        </w:rPr>
        <w:t xml:space="preserve">Before changing anything, measure the current calibration. Build a dashboard that shows ECE and signal-level performance.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360"/>
      </w:tblGrid>
      <w:tr>
        <w:trPr>
          <w:tblHeader/>
        </w:trPr>
        <w:tc>
          <w:tcPr>
            <w:tcW w:type="dxa" w:w="20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Metric</w:t>
            </w:r>
          </w:p>
        </w:tc>
        <w:tc>
          <w:tcPr>
            <w:tcW w:type="dxa" w:w="40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How to Compute</w:t>
            </w:r>
          </w:p>
        </w:tc>
        <w:tc>
          <w:tcPr>
            <w:tcW w:type="dxa" w:w="33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What It Tells You</w:t>
            </w:r>
          </w:p>
        </w:tc>
      </w:tr>
      <w:tr>
        <w:tc>
          <w:tcPr>
            <w:tcW w:type="dxa" w:w="2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ECE (Expected Calibration Error)</w:t>
            </w:r>
          </w:p>
        </w:tc>
        <w:tc>
          <w:tcPr>
            <w:tcW w:type="dxa" w:w="4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Bin responses by confidence (0-20, 20-40, ..., 80-100). For each bin: |avg_confidence - user_upvote_rate|. Weighted average across bins.</w:t>
            </w:r>
          </w:p>
        </w:tc>
        <w:tc>
          <w:tcPr>
            <w:tcW w:type="dxa" w:w="33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How well confidence matches reality. Lower is better. Target: &lt;10%.</w:t>
            </w:r>
          </w:p>
        </w:tc>
      </w:tr>
      <w:tr>
        <w:tc>
          <w:tcPr>
            <w:tcW w:type="dxa" w:w="2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Per-signal correlation</w:t>
            </w:r>
          </w:p>
        </w:tc>
        <w:tc>
          <w:tcPr>
            <w:tcW w:type="dxa" w:w="4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For each of the 5 signals, compute correlation with user rating. Which signals best predict user agreement?</w:t>
            </w:r>
          </w:p>
        </w:tc>
        <w:tc>
          <w:tcPr>
            <w:tcW w:type="dxa" w:w="33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Which signals are actually useful vs. which are noise. May discover token_confidence (currently hardcoded 0.5) adds zero value.</w:t>
            </w:r>
          </w:p>
        </w:tc>
      </w:tr>
      <w:tr>
        <w:tc>
          <w:tcPr>
            <w:tcW w:type="dxa" w:w="2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Overconfidence rate</w:t>
            </w:r>
          </w:p>
        </w:tc>
        <w:tc>
          <w:tcPr>
            <w:tcW w:type="dxa" w:w="4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Fraction of responses where confidence &gt; 80% but user downvoted.</w:t>
            </w:r>
          </w:p>
        </w:tc>
        <w:tc>
          <w:tcPr>
            <w:tcW w:type="dxa" w:w="33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How often the system is dangerously overconfident. Critical metric for regulatory AI.</w:t>
            </w:r>
          </w:p>
        </w:tc>
      </w:tr>
      <w:tr>
        <w:tc>
          <w:tcPr>
            <w:tcW w:type="dxa" w:w="2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Underconfidence rate</w:t>
            </w:r>
          </w:p>
        </w:tc>
        <w:tc>
          <w:tcPr>
            <w:tcW w:type="dxa" w:w="4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Fraction of responses where confidence &lt; 40% but user upvoted.</w:t>
            </w:r>
          </w:p>
        </w:tc>
        <w:tc>
          <w:tcPr>
            <w:tcW w:type="dxa" w:w="33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How often the system undersells good answers. Wastes user trust.</w:t>
            </w:r>
          </w:p>
        </w:tc>
      </w:tr>
    </w:tbl>
    <w:p>
      <w:pPr>
        <w:spacing w:after="40"/>
      </w:pPr>
    </w:p>
    <w:p>
      <w:pPr>
        <w:pStyle w:val="Heading3"/>
      </w:pPr>
      <w:r>
        <w:t xml:space="preserve">Phase C: Thompson Sampling Weight Optimisation (Week 3–4)</w:t>
      </w:r>
    </w:p>
    <w:p>
      <w:pPr>
        <w:spacing w:after="120"/>
      </w:pPr>
      <w:del w:id="104" w:author="Claude" w:date="2026-03-20T00:00:00Z">
        <w:r>
          <w:rPr>
            <w:rFonts w:ascii="Arial" w:cs="Arial" w:eastAsia="Arial" w:hAnsi="Arial"/>
            <w:color w:val="1A1A2E"/>
            <w:sz w:val="22"/>
            <w:szCs w:val="22"/>
          </w:rPr>
          <w:delText xml:space="preserve">Once feedback volume reaches 50+ rated responses, enable Thompson Sampling to learn optimal signal weights.</w:delText>
        </w:r>
      </w:del>
      <w:ins w:id="105" w:author="Claude" w:date="2026-03-20T00:00:00Z">
        <w:r>
          <w:rPr>
            <w:rFonts w:ascii="Arial" w:cs="Arial" w:eastAsia="Arial" w:hAnsi="Arial"/>
            <w:color w:val="1A1A2E"/>
            <w:sz w:val="22"/>
            <w:szCs w:val="22"/>
          </w:rPr>
          <w:t xml:space="preserve">Once feedback volume reaches 150+ rated responses (stratified across confidence bins), enable Thompson Sampling to learn optimal signal weights. Apply a maximum delta constraint of ±0.05 per weight per week and implement automatic rollback if ECE increases by more than 5 percentage points after a weight update.</w:t>
        </w:r>
      </w:ins>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800"/>
        <w:gridCol w:w="3960"/>
      </w:tblGrid>
      <w:tr>
        <w:trPr>
          <w:tblHeader/>
        </w:trPr>
        <w:tc>
          <w:tcPr>
            <w:tcW w:type="dxa" w:w="16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Step</w:t>
            </w:r>
          </w:p>
        </w:tc>
        <w:tc>
          <w:tcPr>
            <w:tcW w:type="dxa" w:w="38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What Happens</w:t>
            </w:r>
          </w:p>
        </w:tc>
        <w:tc>
          <w:tcPr>
            <w:tcW w:type="dxa" w:w="39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Technical Detail</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1. Discretise weight space</w:t>
            </w:r>
          </w:p>
        </w:tc>
        <w:tc>
          <w:tcPr>
            <w:tcW w:type="dxa" w:w="3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Create 50 candidate weight vectors. Each is a different combination of (w_retrieval, w_faithfulness, w_hallucination, w_token, w_context) that sums to 1.0.</w:t>
            </w:r>
          </w:p>
        </w:tc>
        <w:tc>
          <w:tcPr>
            <w:tcW w:type="dxa" w:w="39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Generate via Latin hypercube sampling on the 5-simplex. Store in weights_candidates.json.</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 Initialise posteriors</w:t>
            </w:r>
          </w:p>
        </w:tc>
        <w:tc>
          <w:tcPr>
            <w:tcW w:type="dxa" w:w="38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Each candidate starts with Beta(1, 1) = uniform prior (no information).</w:t>
            </w:r>
          </w:p>
        </w:tc>
        <w:tc>
          <w:tcPr>
            <w:tcW w:type="dxa" w:w="39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Store as {candidate_id: {alpha: 1, beta: 1}} in calibration_state.json.</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3. Sample weights per request</w:t>
            </w:r>
          </w:p>
        </w:tc>
        <w:tc>
          <w:tcPr>
            <w:tcW w:type="dxa" w:w="3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For each new response, sample from each candidate’s Beta distribution. Pick the candidate with the highest sample.</w:t>
            </w:r>
          </w:p>
        </w:tc>
        <w:tc>
          <w:tcPr>
            <w:tcW w:type="dxa" w:w="39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Thompson Sampling: score_i = Beta.sample(alpha_i, beta_i). Use argmax(score_i).</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4. Compute confidence</w:t>
            </w:r>
          </w:p>
        </w:tc>
        <w:tc>
          <w:tcPr>
            <w:tcW w:type="dxa" w:w="38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Use the selected candidate’s weights to compute confidence = sum(w_i * signal_i).</w:t>
            </w:r>
          </w:p>
        </w:tc>
        <w:tc>
          <w:tcPr>
            <w:tcW w:type="dxa" w:w="39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Same _calculate_confidence method, but with dynamic weights instead of hardcoded.</w:t>
            </w:r>
          </w:p>
        </w:tc>
      </w:tr>
      <w:tr>
        <w:tc>
          <w:tcPr>
            <w:tcW w:type="dxa" w:w="16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5. Collect feedback</w:t>
            </w:r>
          </w:p>
        </w:tc>
        <w:tc>
          <w:tcPr>
            <w:tcW w:type="dxa" w:w="3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When user rates the response, update the selected candidate’s posterior: thumbs up → alpha += 1, thumbs down → beta += 1.</w:t>
            </w:r>
          </w:p>
        </w:tc>
        <w:tc>
          <w:tcPr>
            <w:tcW w:type="dxa" w:w="39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Conjugate Bayesian update. O(1) computation.</w:t>
            </w:r>
          </w:p>
        </w:tc>
      </w:tr>
      <w:tr>
        <w:tc>
          <w:tcPr>
            <w:tcW w:type="dxa" w:w="16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6. Converge</w:t>
            </w:r>
          </w:p>
        </w:tc>
        <w:tc>
          <w:tcPr>
            <w:tcW w:type="dxa" w:w="38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Over time, posteriors concentrate on the best-performing weight configurations. Poor weights get sampled less often.</w:t>
            </w:r>
          </w:p>
        </w:tc>
        <w:tc>
          <w:tcPr>
            <w:tcW w:type="dxa" w:w="39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Convergence rate: O(log T) regret. With 100 ratings, expect meaningful concentration.</w:t>
            </w:r>
          </w:p>
        </w:tc>
      </w:tr>
    </w:tbl>
    <w:p>
      <w:pPr>
        <w:spacing w:after="40"/>
      </w:pPr>
    </w:p>
    <w:p>
      <w:pPr>
        <w:pStyle w:val="Heading3"/>
      </w:pPr>
      <w:r>
        <w:t xml:space="preserve">Phase D: Temperature Scaling (Ongoing)</w:t>
      </w:r>
    </w:p>
    <w:p>
      <w:pPr>
        <w:spacing w:after="120"/>
      </w:pPr>
      <w:r>
        <w:rPr>
          <w:rFonts w:ascii="Arial" w:cs="Arial" w:eastAsia="Arial" w:hAnsi="Arial"/>
          <w:color w:val="1A1A2E"/>
          <w:sz w:val="22"/>
          <w:szCs w:val="22"/>
        </w:rPr>
        <w:t xml:space="preserve">After Thompson Sampling finds good weights, apply temperature scaling to fine-tune the calibration curve.</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0" w:sz="1"/>
              <w:left w:val="single" w:color="0D7377" w:sz="4"/>
              <w:bottom w:val="single" w:color="CBD5E0" w:sz="1"/>
              <w:right w:val="none" w:color="FFFFFF" w:sz="0"/>
            </w:tcBorders>
            <w:shd w:fill="F7FAFC" w:val="clear"/>
            <w:tcMar>
              <w:top w:type="dxa" w:w="60"/>
              <w:left w:type="dxa" w:w="140"/>
              <w:bottom w:type="dxa" w:w="60"/>
              <w:right w:type="dxa" w:w="100"/>
            </w:tcMar>
          </w:tcPr>
          <w:p>
            <w:pPr>
              <w:spacing w:after="10"/>
            </w:pPr>
            <w:r>
              <w:rPr>
                <w:rFonts w:ascii="Consolas" w:cs="Consolas" w:eastAsia="Consolas" w:hAnsi="Consolas"/>
                <w:color w:val="1A1A2E"/>
                <w:sz w:val="17"/>
                <w:szCs w:val="17"/>
              </w:rPr>
              <w:t xml:space="preserve">calibrated_confidence = sigmoid((raw_confidence - 0.5) * temperature)</w:t>
            </w:r>
          </w:p>
          <w:p>
            <w:pPr>
              <w:spacing w:after="10"/>
            </w:pPr>
            <w:r>
              <w:rPr>
                <w:rFonts w:ascii="Consolas" w:cs="Consolas" w:eastAsia="Consolas" w:hAnsi="Consolas"/>
                <w:color w:val="1A1A2E"/>
                <w:sz w:val="17"/>
                <w:szCs w:val="17"/>
              </w:rPr>
              <w:t xml:space="preserve"/>
            </w:r>
          </w:p>
          <w:p>
            <w:pPr>
              <w:spacing w:after="10"/>
            </w:pPr>
            <w:r>
              <w:rPr>
                <w:rFonts w:ascii="Consolas" w:cs="Consolas" w:eastAsia="Consolas" w:hAnsi="Consolas"/>
                <w:color w:val="1A1A2E"/>
                <w:sz w:val="17"/>
                <w:szCs w:val="17"/>
              </w:rPr>
              <w:t xml:space="preserve">If system is overconfident (ECE shows high bins have low accuracy):</w:t>
            </w:r>
          </w:p>
          <w:p>
            <w:pPr>
              <w:spacing w:after="10"/>
            </w:pPr>
            <w:r>
              <w:rPr>
                <w:rFonts w:ascii="Consolas" w:cs="Consolas" w:eastAsia="Consolas" w:hAnsi="Consolas"/>
                <w:color w:val="1A1A2E"/>
                <w:sz w:val="17"/>
                <w:szCs w:val="17"/>
              </w:rPr>
              <w:t xml:space="preserve">  → Lower temperature (compresses scores toward 50%)</w:t>
            </w:r>
          </w:p>
          <w:p>
            <w:pPr>
              <w:spacing w:after="10"/>
            </w:pPr>
            <w:r>
              <w:rPr>
                <w:rFonts w:ascii="Consolas" w:cs="Consolas" w:eastAsia="Consolas" w:hAnsi="Consolas"/>
                <w:color w:val="1A1A2E"/>
                <w:sz w:val="17"/>
                <w:szCs w:val="17"/>
              </w:rPr>
              <w:t xml:space="preserve"/>
            </w:r>
          </w:p>
          <w:p>
            <w:pPr>
              <w:spacing w:after="10"/>
            </w:pPr>
            <w:r>
              <w:rPr>
                <w:rFonts w:ascii="Consolas" w:cs="Consolas" w:eastAsia="Consolas" w:hAnsi="Consolas"/>
                <w:color w:val="1A1A2E"/>
                <w:sz w:val="17"/>
                <w:szCs w:val="17"/>
              </w:rPr>
              <w:t xml:space="preserve">If system is underconfident (ECE shows low bins have high accuracy):</w:t>
            </w:r>
          </w:p>
          <w:p>
            <w:pPr>
              <w:spacing w:after="10"/>
            </w:pPr>
            <w:r>
              <w:rPr>
                <w:rFonts w:ascii="Consolas" w:cs="Consolas" w:eastAsia="Consolas" w:hAnsi="Consolas"/>
                <w:color w:val="1A1A2E"/>
                <w:sz w:val="17"/>
                <w:szCs w:val="17"/>
              </w:rPr>
              <w:t xml:space="preserve">  → Raise temperature (spreads scores toward 0% and 100%)</w:t>
            </w:r>
          </w:p>
          <w:p>
            <w:pPr>
              <w:spacing w:after="10"/>
            </w:pPr>
            <w:r>
              <w:rPr>
                <w:rFonts w:ascii="Consolas" w:cs="Consolas" w:eastAsia="Consolas" w:hAnsi="Consolas"/>
                <w:color w:val="1A1A2E"/>
                <w:sz w:val="17"/>
                <w:szCs w:val="17"/>
              </w:rPr>
              <w:t xml:space="preserve"/>
            </w:r>
          </w:p>
          <w:p>
            <w:pPr>
              <w:spacing w:after="10"/>
            </w:pPr>
            <w:r>
              <w:rPr>
                <w:rFonts w:ascii="Consolas" w:cs="Consolas" w:eastAsia="Consolas" w:hAnsi="Consolas"/>
                <w:color w:val="1A1A2E"/>
                <w:sz w:val="17"/>
                <w:szCs w:val="17"/>
              </w:rPr>
              <w:t xml:space="preserve">Adjust temperature weekly based on ECE computation.</w:t>
            </w:r>
          </w:p>
          <w:p>
            <w:pPr>
              <w:spacing w:after="10"/>
            </w:pPr>
            <w:r>
              <w:rPr>
                <w:rFonts w:ascii="Consolas" w:cs="Consolas" w:eastAsia="Consolas" w:hAnsi="Consolas"/>
                <w:color w:val="1A1A2E"/>
                <w:sz w:val="17"/>
                <w:szCs w:val="17"/>
              </w:rPr>
              <w:t xml:space="preserve">Start with temperature = 1.0 (no change).</w:t>
            </w:r>
          </w:p>
        </w:tc>
      </w:tr>
    </w:tbl>
    <w:p>
      <w:r>
        <w:br w:type="page"/>
      </w:r>
    </w:p>
    <w:p>
      <w:pPr>
        <w:pStyle w:val="Heading2"/>
      </w:pPr>
      <w:r>
        <w:t xml:space="preserve">4.3 Anti-Poisoning Defenses</w:t>
      </w:r>
    </w:p>
    <w:p>
      <w:pPr>
        <w:spacing w:after="120"/>
      </w:pPr>
      <w:r>
        <w:rPr>
          <w:rFonts w:ascii="Arial" w:cs="Arial" w:eastAsia="Arial" w:hAnsi="Arial"/>
          <w:color w:val="1A1A2E"/>
          <w:sz w:val="22"/>
          <w:szCs w:val="22"/>
        </w:rPr>
        <w:t xml:space="preserve">These should be implemented from day one, not added later.</w:t>
      </w:r>
    </w:p>
    <w:p>
      <w:pPr>
        <w:spacing w:after="1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400"/>
        <w:gridCol w:w="3160"/>
      </w:tblGrid>
      <w:tr>
        <w:trPr>
          <w:tblHeader/>
        </w:trPr>
        <w:tc>
          <w:tcPr>
            <w:tcW w:type="dxa" w:w="18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Defense</w:t>
            </w:r>
          </w:p>
        </w:tc>
        <w:tc>
          <w:tcPr>
            <w:tcW w:type="dxa" w:w="44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Implementation</w:t>
            </w:r>
          </w:p>
        </w:tc>
        <w:tc>
          <w:tcPr>
            <w:tcW w:type="dxa" w:w="31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Why</w:t>
            </w:r>
          </w:p>
        </w:tc>
      </w:tr>
      <w:tr>
        <w:tc>
          <w:tcPr>
            <w:tcW w:type="dxa" w:w="1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Per-user weight cap</w:t>
            </w:r>
          </w:p>
        </w:tc>
        <w:tc>
          <w:tcPr>
            <w:tcW w:type="dxa" w:w="44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No user’s feedback contributes more than 2% of total calibration weight. Implemented as: if user has &gt; N ratings, apply decay factor.</w:t>
            </w:r>
          </w:p>
        </w:tc>
        <w:tc>
          <w:tcPr>
            <w:tcW w:type="dxa" w:w="3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Prevents single adversarial actor from dominating.</w:t>
            </w:r>
          </w:p>
        </w:tc>
      </w:tr>
      <w:tr>
        <w:tc>
          <w:tcPr>
            <w:tcW w:type="dxa" w:w="18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Role-based weighting</w:t>
            </w:r>
          </w:p>
        </w:tc>
        <w:tc>
          <w:tcPr>
            <w:tcW w:type="dxa" w:w="44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Admin/compliance officer feedback weighted 3x vs general user feedback. Stored in user_role field.</w:t>
            </w:r>
          </w:p>
        </w:tc>
        <w:tc>
          <w:tcPr>
            <w:tcW w:type="dxa" w:w="3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Domain experts are more reliable judges of regulatory accuracy.</w:t>
            </w:r>
          </w:p>
        </w:tc>
      </w:tr>
      <w:tr>
        <w:tc>
          <w:tcPr>
            <w:tcW w:type="dxa" w:w="1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Temporal decay</w:t>
            </w:r>
          </w:p>
        </w:tc>
        <w:tc>
          <w:tcPr>
            <w:tcW w:type="dxa" w:w="44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Feedback older than 90 days gets 50% weight. Older than 180 days gets 25% weight. Implemented as exponential decay.</w:t>
            </w:r>
          </w:p>
        </w:tc>
        <w:tc>
          <w:tcPr>
            <w:tcW w:type="dxa" w:w="3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Limits duration of poisoning campaigns. Also adapts to regulatory changes.</w:t>
            </w:r>
          </w:p>
        </w:tc>
      </w:tr>
      <w:tr>
        <w:tc>
          <w:tcPr>
            <w:tcW w:type="dxa" w:w="18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Outlier detection</w:t>
            </w:r>
          </w:p>
        </w:tc>
        <w:tc>
          <w:tcPr>
            <w:tcW w:type="dxa" w:w="44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If a user’s rating pattern deviates &gt;2 standard deviations from the population mean, flag for manual review.</w:t>
            </w:r>
          </w:p>
        </w:tc>
        <w:tc>
          <w:tcPr>
            <w:tcW w:type="dxa" w:w="3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Catches both adversarial actors and confused users.</w:t>
            </w:r>
          </w:p>
        </w:tc>
      </w:tr>
      <w:tr>
        <w:tc>
          <w:tcPr>
            <w:tcW w:type="dxa" w:w="18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Minimum consensus</w:t>
            </w:r>
          </w:p>
        </w:tc>
        <w:tc>
          <w:tcPr>
            <w:tcW w:type="dxa" w:w="44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 confidence weight shift requires at least 5 concordant ratings (not just one strong signal). No single rating triggers a large change.</w:t>
            </w:r>
          </w:p>
        </w:tc>
        <w:tc>
          <w:tcPr>
            <w:tcW w:type="dxa" w:w="3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Prevents noise from rare feedback events.</w:t>
            </w:r>
          </w:p>
        </w:tc>
      </w:tr>
    </w:tbl>
    <w:p>
      <w:r>
        <w:br w:type="page"/>
      </w:r>
    </w:p>
    <w:p>
      <w:pPr>
        <w:pStyle w:val="Heading2"/>
      </w:pPr>
      <w:r>
        <w:t xml:space="preserve">4.4 What Changes in the Code</w:t>
      </w:r>
    </w:p>
    <w:p>
      <w:pPr>
        <w:spacing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5000"/>
        <w:gridCol w:w="2160"/>
      </w:tblGrid>
      <w:tr>
        <w:trPr>
          <w:tblHeader/>
        </w:trPr>
        <w:tc>
          <w:tcPr>
            <w:tcW w:type="dxa" w:w="22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File</w:t>
            </w:r>
          </w:p>
        </w:tc>
        <w:tc>
          <w:tcPr>
            <w:tcW w:type="dxa" w:w="50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Change</w:t>
            </w:r>
          </w:p>
        </w:tc>
        <w:tc>
          <w:tcPr>
            <w:tcW w:type="dxa" w:w="21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Complexity</w:t>
            </w:r>
          </w:p>
        </w:tc>
      </w:tr>
      <w:tr>
        <w:tc>
          <w:tcPr>
            <w:tcW w:type="dxa" w:w="2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graphrag_filter.py</w:t>
            </w:r>
          </w:p>
        </w:tc>
        <w:tc>
          <w:tcPr>
            <w:tcW w:type="dxa" w:w="5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Replace hardcoded weights (0.30, 0.35, 0.20, 0.08, 0.07) in _calculate_confidence() with dynamic weights loaded from calibration_state.json. Add new Valves: feedback_calibration_enabled (bool), calibration_weights_path (str).</w:t>
            </w:r>
          </w:p>
        </w:tc>
        <w:tc>
          <w:tcPr>
            <w:tcW w:type="dxa" w:w="2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Small — 5 lines changed in existing method</w:t>
            </w:r>
          </w:p>
        </w:tc>
      </w:tr>
      <w:tr>
        <w:tc>
          <w:tcPr>
            <w:tcW w:type="dxa" w:w="2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feedback_store.py (new)</w:t>
            </w:r>
          </w:p>
        </w:tc>
        <w:tc>
          <w:tcPr>
            <w:tcW w:type="dxa" w:w="5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New module: SQLite table for feedback records, write/read methods, implicit signal collector.</w:t>
            </w:r>
          </w:p>
        </w:tc>
        <w:tc>
          <w:tcPr>
            <w:tcW w:type="dxa" w:w="2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Medium — ~150 lines</w:t>
            </w:r>
          </w:p>
        </w:tc>
      </w:tr>
      <w:tr>
        <w:tc>
          <w:tcPr>
            <w:tcW w:type="dxa" w:w="2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calibration_engine.py (new)</w:t>
            </w:r>
          </w:p>
        </w:tc>
        <w:tc>
          <w:tcPr>
            <w:tcW w:type="dxa" w:w="5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New module: ECE computation, Thompson Sampling posterior updates, temperature scaling, weekly batch job.</w:t>
            </w:r>
          </w:p>
        </w:tc>
        <w:tc>
          <w:tcPr>
            <w:tcW w:type="dxa" w:w="2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Medium — ~200 lines</w:t>
            </w:r>
          </w:p>
        </w:tc>
      </w:tr>
      <w:tr>
        <w:tc>
          <w:tcPr>
            <w:tcW w:type="dxa" w:w="2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audit_logger.py</w:t>
            </w:r>
          </w:p>
        </w:tc>
        <w:tc>
          <w:tcPr>
            <w:tcW w:type="dxa" w:w="50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Add feedback_id column to audit_records. Link audit records to feedback records by message_id.</w:t>
            </w:r>
          </w:p>
        </w:tc>
        <w:tc>
          <w:tcPr>
            <w:tcW w:type="dxa" w:w="21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Small — schema migration</w:t>
            </w:r>
          </w:p>
        </w:tc>
      </w:tr>
      <w:tr>
        <w:tc>
          <w:tcPr>
            <w:tcW w:type="dxa" w:w="2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Frontend (Open WebUI)</w:t>
            </w:r>
          </w:p>
        </w:tc>
        <w:tc>
          <w:tcPr>
            <w:tcW w:type="dxa" w:w="50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Hook thumbs up/down event to POST to feedback API. Optional: add category selector on thumbs down.</w:t>
            </w:r>
          </w:p>
        </w:tc>
        <w:tc>
          <w:tcPr>
            <w:tcW w:type="dxa" w:w="21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Small — existing event system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D7377" w:sz="12"/>
              <w:bottom w:val="none" w:color="FFFFFF" w:sz="0"/>
              <w:right w:val="none" w:color="FFFFFF" w:sz="0"/>
            </w:tcBorders>
            <w:shd w:fill="EBF4FF" w:val="clear"/>
            <w:tcMar>
              <w:top w:type="dxa" w:w="60"/>
              <w:left w:type="dxa" w:w="140"/>
              <w:bottom w:type="dxa" w:w="60"/>
              <w:right w:type="dxa" w:w="100"/>
            </w:tcMar>
          </w:tcPr>
          <w:p>
            <w:pPr>
              <w:spacing w:after="30"/>
            </w:pPr>
            <w:r>
              <w:rPr>
                <w:rFonts w:ascii="Arial" w:cs="Arial" w:eastAsia="Arial" w:hAnsi="Arial"/>
                <w:b/>
                <w:bCs/>
                <w:color w:val="0D7377"/>
                <w:sz w:val="20"/>
                <w:szCs w:val="20"/>
              </w:rPr>
              <w:t xml:space="preserve">Total Estimated Effort</w:t>
            </w:r>
          </w:p>
          <w:p>
            <w:pPr>
              <w:spacing w:after="30"/>
            </w:pPr>
            <w:del w:id="106" w:author="Claude" w:date="2026-03-20T00:00:00Z">
              <w:r>
                <w:rPr>
                  <w:rFonts w:ascii="Arial" w:cs="Arial" w:eastAsia="Arial" w:hAnsi="Arial"/>
                  <w:color w:val="1A1A2E"/>
                  <w:sz w:val="20"/>
                  <w:szCs w:val="20"/>
                </w:rPr>
                <w:delText xml:space="preserve">~400 lines of new code across 2 new modules + minor changes to 2 existing files.</w:delText>
              </w:r>
            </w:del>
            <w:ins w:id="107" w:author="Claude" w:date="2026-03-20T00:00:00Z">
              <w:r>
                <w:rPr>
                  <w:rFonts w:ascii="Arial" w:cs="Arial" w:eastAsia="Arial" w:hAnsi="Arial"/>
                  <w:color w:val="1A1A2E"/>
                  <w:sz w:val="20"/>
                  <w:szCs w:val="20"/>
                </w:rPr>
                <w:t xml:space="preserve">~500 lines of new code across 2 new modules + minor changes to 2 existing files. Includes a Pre-Phase A task to resolve the token confidence dead signal and address correlated proxy signals.</w:t>
              </w:r>
            </w:ins>
          </w:p>
          <w:p>
            <w:pPr>
              <w:spacing w:after="30"/>
            </w:pPr>
            <w:r>
              <w:rPr>
                <w:rFonts w:ascii="Arial" w:cs="Arial" w:eastAsia="Arial" w:hAnsi="Arial"/>
                <w:color w:val="1A1A2E"/>
                <w:sz w:val="20"/>
                <w:szCs w:val="20"/>
              </w:rPr>
              <w:t xml:space="preserve">Complexity: Medium. No new dependencies required (scipy for Beta distribution is optional — can use Python’s random.betavariate from stdlib).</w:t>
            </w:r>
          </w:p>
          <w:p>
            <w:pPr>
              <w:spacing w:after="30"/>
            </w:pPr>
            <w:del w:id="108" w:author="Claude" w:date="2026-03-20T00:00:00Z">
              <w:r>
                <w:rPr>
                  <w:rFonts w:ascii="Arial" w:cs="Arial" w:eastAsia="Arial" w:hAnsi="Arial"/>
                  <w:color w:val="1A1A2E"/>
                  <w:sz w:val="20"/>
                  <w:szCs w:val="20"/>
                </w:rPr>
                <w:delText xml:space="preserve">Timeline: 2 weeks for Phase A+B (collection + dashboard), 1 week for Phase C (Thompson Sampling), ongoing for Phase D (temperature tuning).</w:delText>
              </w:r>
            </w:del>
            <w:ins w:id="109" w:author="Claude" w:date="2026-03-20T00:00:00Z">
              <w:r>
                <w:rPr>
                  <w:rFonts w:ascii="Arial" w:cs="Arial" w:eastAsia="Arial" w:hAnsi="Arial"/>
                  <w:color w:val="1A1A2E"/>
                  <w:sz w:val="20"/>
                  <w:szCs w:val="20"/>
                </w:rPr>
                <w:t xml:space="preserve">Timeline: 1 week for Pre-Phase A (signal independence), 2 weeks for Phase A+B (collection + dashboard), 1 week for Phase C (Thompson Sampling), ongoing for Phase D (temperature tuning). Add quarterly expert audit of calibration drift and monthly review of anti-poisoning flag triggers.</w:t>
              </w:r>
            </w:ins>
          </w:p>
        </w:tc>
      </w:tr>
    </w:tbl>
    <w:p>
      <w:pPr>
        <w:pStyle w:val="Heading2"/>
        <w:rPr>
          <w:ins w:id="110" w:author="Claude" w:date="2026-03-20T00:00:00Z"/>
        </w:rPr>
      </w:pPr>
      <w:ins w:id="111" w:author="Claude" w:date="2026-03-20T00:00:00Z">
        <w:r>
          <w:t xml:space="preserve">4.5 Testing Strategy</w:t>
        </w:r>
      </w:ins>
    </w:p>
    <w:p>
      <w:pPr>
        <w:spacing w:after="120"/>
        <w:rPr>
          <w:ins w:id="112" w:author="Claude" w:date="2026-03-20T00:00:00Z"/>
        </w:rPr>
      </w:pPr>
      <w:ins w:id="113" w:author="Claude" w:date="2026-03-20T00:00:00Z">
        <w:r>
          <w:rPr>
            <w:rFonts w:ascii="Arial" w:cs="Arial" w:eastAsia="Arial" w:hAnsi="Arial"/>
            <w:color w:val="1A1A2E"/>
            <w:sz w:val="22"/>
            <w:szCs w:val="22"/>
          </w:rPr>
          <w:t xml:space="preserve">Unit tests for ECE computation with known distributions. Integration tests verifying that synthetic feedback sequences produce expected weight shifts. A simulation harness that replays historical queries with synthetic feedback to verify convergence behaviour before deploying to production. Regression tests ensuring the anti-poisoning defenses actually reject adversarial patterns.</w:t>
        </w:r>
      </w:ins>
    </w:p>
    <w:p>
      <w:pPr>
        <w:pStyle w:val="Heading2"/>
        <w:rPr>
          <w:ins w:id="114" w:author="Claude" w:date="2026-03-20T00:00:00Z"/>
        </w:rPr>
      </w:pPr>
      <w:ins w:id="115" w:author="Claude" w:date="2026-03-20T00:00:00Z">
        <w:r>
          <w:t xml:space="preserve">4.6 Compliance and Audit Considerations</w:t>
        </w:r>
      </w:ins>
    </w:p>
    <w:p>
      <w:pPr>
        <w:spacing w:after="120"/>
        <w:rPr>
          <w:ins w:id="116" w:author="Claude" w:date="2026-03-20T00:00:00Z"/>
        </w:rPr>
      </w:pPr>
      <w:ins w:id="117" w:author="Claude" w:date="2026-03-20T00:00:00Z">
        <w:r>
          <w:rPr>
            <w:rFonts w:ascii="Arial" w:cs="Arial" w:eastAsia="Arial" w:hAnsi="Arial"/>
            <w:color w:val="1A1A2E"/>
            <w:sz w:val="22"/>
            <w:szCs w:val="22"/>
          </w:rPr>
          <w:t xml:space="preserve">Every weight update must be logged to the existing audit database with a timestamp, the triggering feedback batch, the before/after weight values, and the ECE scores that motivated the change. This creates a defensible record if regulators or clients ask why the system’s confidence behaviour changed. The current proposal to store state in JSON files (calibration_state.json, weights_candidates.json) is appropriate for the algorithm but must be supplemented with audit database entries.</w:t>
        </w:r>
      </w:ins>
    </w:p>
    <w:p>
      <w:pPr>
        <w:pStyle w:val="Heading2"/>
        <w:rPr>
          <w:ins w:id="118" w:author="Claude" w:date="2026-03-20T00:00:00Z"/>
        </w:rPr>
      </w:pPr>
      <w:ins w:id="119" w:author="Claude" w:date="2026-03-20T00:00:00Z">
        <w:r>
          <w:t xml:space="preserve">4.7 Pre-Phase A Requirements</w:t>
        </w:r>
      </w:ins>
    </w:p>
    <w:p>
      <w:pPr>
        <w:spacing w:after="120"/>
        <w:rPr>
          <w:ins w:id="120" w:author="Claude" w:date="2026-03-20T00:00:00Z"/>
        </w:rPr>
      </w:pPr>
      <w:ins w:id="121" w:author="Claude" w:date="2026-03-20T00:00:00Z">
        <w:r>
          <w:rPr>
            <w:rFonts w:ascii="Arial" w:cs="Arial" w:eastAsia="Arial" w:hAnsi="Arial"/>
            <w:color w:val="1A1A2E"/>
            <w:sz w:val="22"/>
            <w:szCs w:val="22"/>
          </w:rPr>
          <w:t xml:space="preserve">Before proceeding with Phase A, resolve two critical signal issues. First, the token confidence signal is hardcoded to 0.5 and contributes nothing; either implement actual LLM log-probability extraction or drop the token confidence signal entirely and redistribute its 0.08 weight to the remaining four signals. Second, faithfulness, hallucination-free, and context relevance are all derived from retrieval confidence multiplied by different constants, giving the system effectively 1.5 independent signals rather than 5. Instrument actual faithfulness and hallucination evaluation (even lightweight heuristics using the LLM itself or NLI-based entailment checks) to create genuinely independent signals before the feedback loop launches.</w:t>
        </w:r>
      </w:ins>
    </w:p>
    <w:p>
      <w:r>
        <w:br w:type="page"/>
      </w:r>
    </w:p>
    <w:p>
      <w:pPr>
        <w:pStyle w:val="Heading1"/>
      </w:pPr>
      <w:r>
        <w:t xml:space="preserve">5. References</w:t>
      </w:r>
    </w:p>
    <w:p>
      <w:pPr>
        <w:spacing w:after="20"/>
      </w:pPr>
    </w:p>
    <w:p>
      <w:pPr>
        <w:pStyle w:val="Heading2"/>
      </w:pPr>
      <w:r>
        <w:t xml:space="preserve">5.1 Academic Papers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3200"/>
        <w:gridCol w:w="1660"/>
      </w:tblGrid>
      <w:tr>
        <w:trPr>
          <w:tblHeader/>
        </w:trPr>
        <w:tc>
          <w:tcPr>
            <w:tcW w:type="dxa" w:w="45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Title</w:t>
            </w:r>
          </w:p>
        </w:tc>
        <w:tc>
          <w:tcPr>
            <w:tcW w:type="dxa" w:w="32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Source</w:t>
            </w:r>
          </w:p>
        </w:tc>
        <w:tc>
          <w:tcPr>
            <w:tcW w:type="dxa" w:w="16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Year</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Pistis-RAG: Enhancing RAG with Human Feedback</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2407.00072</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Reward-RAG: Enhancing RAG with Reward Driven Supervision</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OpenReview</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Rewarding Doubt: RL Approach to Calibrated Confidence</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2503.02623</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Just Ask for Calibration: Strategies for Eliciting Calibrated Confidence</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EMNLP 2023 / arXiv 2305.14975</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2023</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RLUF: Reinforcement Learning from User Feedback</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2505.14946</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 Survey of Confidence Estimation and Calibration in LLMs</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NAACL 2024</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Meta-Calibration: Learning with Differentiable ECE</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OpenReview</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Analysis of Thompson Sampling for Multi-Armed Bandits</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COLT 2012</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2012</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 Tutorial on Thompson Sampling</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Stanford (Russo et al.)</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2018</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Thompson Sampling for Dynamic Multi-Armed Bandits</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Kwon et al.</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Towards Poisoning Robustness Certification for NLG</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2602.09757</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Universal Jailbreak Backdoors from Poisoned Human Feedback</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arXiv 2311.14455</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2023</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Hybrid Reputation Aggregation for Adversarial Federated Learning</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2509.18044</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Certified Robustness to Data Poisoning in Gradient-Based Training</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arXiv 2406.05670</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Knowledge-Graph Based RAG System Evaluation Framework</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arXiv 2510.02549</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Quantifying Hallucination in Faithfulness Evaluation</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NAACL Findings 2025</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2025</w:t>
            </w:r>
          </w:p>
        </w:tc>
      </w:tr>
      <w:tr>
        <w:tc>
          <w:tcPr>
            <w:tcW w:type="dxa" w:w="4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Addressing Data Sparsity and Cold Start in Recommender Systems</w:t>
            </w:r>
          </w:p>
        </w:tc>
        <w:tc>
          <w:tcPr>
            <w:tcW w:type="dxa" w:w="32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Taylor &amp; Francis</w:t>
            </w:r>
          </w:p>
        </w:tc>
        <w:tc>
          <w:tcPr>
            <w:tcW w:type="dxa" w:w="16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2024</w:t>
            </w:r>
          </w:p>
        </w:tc>
      </w:tr>
      <w:tr>
        <w:tc>
          <w:tcPr>
            <w:tcW w:type="dxa" w:w="4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The AI Learns to Lie to Please You: Biased Feedback Loops</w:t>
            </w:r>
          </w:p>
        </w:tc>
        <w:tc>
          <w:tcPr>
            <w:tcW w:type="dxa" w:w="32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MDPI</w:t>
            </w:r>
          </w:p>
        </w:tc>
        <w:tc>
          <w:tcPr>
            <w:tcW w:type="dxa" w:w="16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2024</w:t>
            </w:r>
          </w:p>
        </w:tc>
      </w:tr>
    </w:tbl>
    <w:p>
      <w:pPr>
        <w:spacing w:after="40"/>
      </w:pPr>
    </w:p>
    <w:p>
      <w:pPr>
        <w:pStyle w:val="Heading2"/>
      </w:pPr>
      <w:r>
        <w:t xml:space="preserve">5.2 Production Case Studies &amp; Practitioner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0"/>
        <w:gridCol w:w="3860"/>
      </w:tblGrid>
      <w:tr>
        <w:trPr>
          <w:tblHeader/>
        </w:trPr>
        <w:tc>
          <w:tcPr>
            <w:tcW w:type="dxa" w:w="550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Title</w:t>
            </w:r>
          </w:p>
        </w:tc>
        <w:tc>
          <w:tcPr>
            <w:tcW w:type="dxa" w:w="3860"/>
            <w:tcBorders>
              <w:top w:val="single" w:color="CBD5E0" w:sz="1"/>
              <w:left w:val="single" w:color="CBD5E0" w:sz="1"/>
              <w:bottom w:val="single" w:color="CBD5E0" w:sz="1"/>
              <w:right w:val="single" w:color="CBD5E0" w:sz="1"/>
            </w:tcBorders>
            <w:shd w:fill="1B2A4A" w:val="clear"/>
            <w:tcMar>
              <w:top w:type="dxa" w:w="50"/>
              <w:left w:type="dxa" w:w="80"/>
              <w:bottom w:type="dxa" w:w="50"/>
              <w:right w:type="dxa" w:w="80"/>
            </w:tcMar>
          </w:tcPr>
          <w:p>
            <w:r>
              <w:rPr>
                <w:rFonts w:ascii="Arial" w:cs="Arial" w:eastAsia="Arial" w:hAnsi="Arial"/>
                <w:b/>
                <w:bCs/>
                <w:color w:val="FFFFFF"/>
                <w:sz w:val="18"/>
                <w:szCs w:val="18"/>
              </w:rPr>
              <w:t xml:space="preserve">Source</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Building Confidence: Confidence Scores for GenAI Applications</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Spotify Engineering Blog (Dec 2024)</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How Perplexity Built an AI Google</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ByteByteGo</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Building Production RAG: Architecture, Chunking, Evaluation (2026)</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PremAI Blog</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User Feedback in RAG: Continuous Improvement Loop</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APXML Courses</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AI Legal Compliance in 2026 + Best Tools</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Spellbook Legal</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AI in the Compliance Function (Global Survey)</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White &amp; Case LLP (2025)</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Systematically Improving RAG Applications</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GitHub 567-labs</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5 Methods for Calibrating LLM Confidence Scores</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Latitude.so</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Log User Feedback Using the SDK</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LangChain/LangSmith Docs</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RAG Observability with Langfuse</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LlamaIndex Blog</w:t>
            </w:r>
          </w:p>
        </w:tc>
      </w:tr>
      <w:tr>
        <w:tc>
          <w:tcPr>
            <w:tcW w:type="dxa" w:w="550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Inside the Human-AI Feedback Loop (CrowdStrike)</w:t>
            </w:r>
          </w:p>
        </w:tc>
        <w:tc>
          <w:tcPr>
            <w:tcW w:type="dxa" w:w="3860"/>
            <w:tcBorders>
              <w:top w:val="single" w:color="CBD5E0" w:sz="1"/>
              <w:left w:val="single" w:color="CBD5E0" w:sz="1"/>
              <w:bottom w:val="single" w:color="CBD5E0" w:sz="1"/>
              <w:right w:val="single" w:color="CBD5E0" w:sz="1"/>
            </w:tcBorders>
            <w:shd w:fill="F0F4F8" w:val="clear"/>
            <w:tcMar>
              <w:top w:type="dxa" w:w="50"/>
              <w:left w:type="dxa" w:w="80"/>
              <w:bottom w:type="dxa" w:w="50"/>
              <w:right w:type="dxa" w:w="80"/>
            </w:tcMar>
          </w:tcPr>
          <w:p>
            <w:r>
              <w:rPr>
                <w:rFonts w:ascii="Arial" w:cs="Arial" w:eastAsia="Arial" w:hAnsi="Arial"/>
                <w:sz w:val="18"/>
                <w:szCs w:val="18"/>
              </w:rPr>
              <w:t xml:space="preserve">CrowdStrike Engineering</w:t>
            </w:r>
          </w:p>
        </w:tc>
      </w:tr>
      <w:tr>
        <w:tc>
          <w:tcPr>
            <w:tcW w:type="dxa" w:w="550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Human-in-the-Loop for High-Stakes AI</w:t>
            </w:r>
          </w:p>
        </w:tc>
        <w:tc>
          <w:tcPr>
            <w:tcW w:type="dxa" w:w="3860"/>
            <w:tcBorders>
              <w:top w:val="single" w:color="CBD5E0" w:sz="1"/>
              <w:left w:val="single" w:color="CBD5E0" w:sz="1"/>
              <w:bottom w:val="single" w:color="CBD5E0" w:sz="1"/>
              <w:right w:val="single" w:color="CBD5E0" w:sz="1"/>
            </w:tcBorders>
            <w:shd w:fill="FFFFFF" w:val="clear"/>
            <w:tcMar>
              <w:top w:type="dxa" w:w="50"/>
              <w:left w:type="dxa" w:w="80"/>
              <w:bottom w:type="dxa" w:w="50"/>
              <w:right w:type="dxa" w:w="80"/>
            </w:tcMar>
          </w:tcPr>
          <w:p>
            <w:r>
              <w:rPr>
                <w:rFonts w:ascii="Arial" w:cs="Arial" w:eastAsia="Arial" w:hAnsi="Arial"/>
                <w:sz w:val="18"/>
                <w:szCs w:val="18"/>
              </w:rPr>
              <w:t xml:space="preserve">OneReach AI</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0" w:sz="1" w:space="4"/>
      </w:pBdr>
      <w:jc w:val="center"/>
    </w:pPr>
    <w:r>
      <w:rPr>
        <w:rFonts w:ascii="Arial" w:cs="Arial" w:eastAsia="Arial" w:hAnsi="Arial"/>
        <w:color w:val="4A5568"/>
        <w:sz w:val="15"/>
        <w:szCs w:val="15"/>
      </w:rPr>
      <w:t xml:space="preserve">APAS Engineering  |  Page </w:t>
    </w:r>
    <w:r>
      <w:rPr>
        <w:rFonts w:ascii="Arial" w:cs="Arial" w:eastAsia="Arial" w:hAnsi="Arial"/>
        <w:color w:val="4A556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0" w:sz="1" w:space="4"/>
      </w:pBdr>
      <w:jc w:val="right"/>
    </w:pPr>
    <w:r>
      <w:rPr>
        <w:rFonts w:ascii="Arial" w:cs="Arial" w:eastAsia="Arial" w:hAnsi="Arial"/>
        <w:i/>
        <w:iCs/>
        <w:color w:val="4A5568"/>
        <w:sz w:val="15"/>
        <w:szCs w:val="15"/>
      </w:rPr>
      <w:t xml:space="preserve">RegOS Research — Confidence Score: User Feedback Loop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4"/>
      <w:szCs w:val="34"/>
    </w:rPr>
  </w:style>
  <w:style w:type="paragraph" w:styleId="Heading2">
    <w:name w:val="Heading 2"/>
    <w:basedOn w:val="Normal"/>
    <w:next w:val="Normal"/>
    <w:qFormat/>
    <w:pPr>
      <w:spacing w:after="160" w:before="280"/>
      <w:outlineLvl w:val="1"/>
    </w:pPr>
    <w:rPr>
      <w:rFonts w:ascii="Arial" w:cs="Arial" w:eastAsia="Arial" w:hAnsi="Arial"/>
      <w:b/>
      <w:bCs/>
      <w:color w:val="0D7377"/>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1B2A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2026-03-18T13:10:43.245Z</dcterms:created>
  <dcterms:modified xsi:type="dcterms:W3CDTF">2026-03-18T13:10:43.245Z</dcterms:modified>
</cp:coreProperties>
</file>

<file path=docProps/custom.xml><?xml version="1.0" encoding="utf-8"?>
<Properties xmlns="http://schemas.openxmlformats.org/officeDocument/2006/custom-properties" xmlns:vt="http://schemas.openxmlformats.org/officeDocument/2006/docPropsVTypes"/>
</file>